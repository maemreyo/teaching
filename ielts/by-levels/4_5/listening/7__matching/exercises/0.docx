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000000" w:space="0" w:sz="4" w:val="dashed"/>
          <w:left w:color="000000" w:space="0" w:sz="4" w:val="dashed"/>
          <w:bottom w:color="000000" w:space="0" w:sz="6" w:val="dashed"/>
          <w:right w:color="000000" w:space="0" w:sz="4" w:val="dashed"/>
        </w:pBd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Đáp án</w:t>
      </w:r>
    </w:p>
    <w:p w:rsidR="00000000" w:rsidDel="00000000" w:rsidP="00000000" w:rsidRDefault="00000000" w:rsidRPr="00000000" w14:paraId="0000000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pacing w:after="280" w:before="28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Dạng câu hỏi nối (Matching)</w:t>
      </w:r>
    </w:p>
    <w:p w:rsidR="00000000" w:rsidDel="00000000" w:rsidP="00000000" w:rsidRDefault="00000000" w:rsidRPr="00000000" w14:paraId="0000000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Exercise 1: Viết những keywords/ cụm keywords trong đề bài matching sau vào ô trống</w:t>
      </w:r>
    </w:p>
    <w:p w:rsidR="00000000" w:rsidDel="00000000" w:rsidP="00000000" w:rsidRDefault="00000000" w:rsidRPr="00000000" w14:paraId="0000000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VD: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  make a short film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make - short film</w:t>
      </w:r>
    </w:p>
    <w:p w:rsidR="00000000" w:rsidDel="00000000" w:rsidP="00000000" w:rsidRDefault="00000000" w:rsidRPr="00000000" w14:paraId="00000006">
      <w:pPr>
        <w:pBdr>
          <w:top w:color="e5e7eb" w:space="8" w:sz="4" w:val="single"/>
          <w:left w:color="e5e7eb" w:space="8" w:sz="4" w:val="single"/>
          <w:bottom w:color="e5e7eb" w:space="8" w:sz="4" w:val="single"/>
          <w:right w:color="e5e7eb" w:space="8" w:sz="4" w:val="single"/>
        </w:pBdr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 lacked his/her own points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1</w:t>
      </w:r>
      <w:sdt>
        <w:sdtPr>
          <w:tag w:val="goog_rdk_0"/>
        </w:sdtPr>
        <w:sdtContent>
          <w:del w:author="Unknown" w:id="0" w:date="2023-08-04T10:17:36Z">
            <w:r w:rsidDel="00000000" w:rsidR="00000000" w:rsidRPr="00000000">
              <w:rPr>
                <w:rFonts w:ascii="Arial" w:cs="Arial" w:eastAsia="Arial" w:hAnsi="Arial"/>
                <w:color w:val="ff4500"/>
                <w:sz w:val="24"/>
                <w:szCs w:val="24"/>
                <w:rtl w:val="0"/>
              </w:rPr>
              <w:delText xml:space="preserve">s</w:delText>
            </w:r>
          </w:del>
        </w:sdtContent>
      </w:sdt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lacked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-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C neglect the positive aspect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neglect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-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positive aspect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D watch some documentaries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watch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-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documentaries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 did not prepare beforehand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did not prepare//not prepare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-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beforehand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F identify the differences between them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identify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-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differences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Exercise 2: Nối các mệnh đề tiếng Anh sau với nghĩa tiếng Việt tương ứng</w:t>
      </w:r>
    </w:p>
    <w:tbl>
      <w:tblPr>
        <w:tblStyle w:val="Table1"/>
        <w:tblW w:w="85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84"/>
        <w:gridCol w:w="4056"/>
        <w:gridCol w:w="4006"/>
        <w:tblGridChange w:id="0">
          <w:tblGrid>
            <w:gridCol w:w="484"/>
            <w:gridCol w:w="4056"/>
            <w:gridCol w:w="4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Câu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Câu Hỏi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Đáp 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Xem một số phim tài liệu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watch some documentaries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Xác định sự khác biệt giữa chúng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identify the differences between them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Làm một bộ phim ngắn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make a short film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Không chuẩn bị trước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did not prepare beforehand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Thiếu quan điểm riêng của anh/ cô ấy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lacked his/her own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Bỏ qua khía cạnh tích cực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neglect the positive aspect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Exercise 3: Dự đoán các đáp án bằng cách chọn các hành động cho từng vế câu (có thể chọn nhiều hơn 1 đáp án) sao cho ý nghĩa hoặc ngữ pháp câu hoàn chỉnh không bất hợp lý</w:t>
      </w:r>
    </w:p>
    <w:p w:rsidR="00000000" w:rsidDel="00000000" w:rsidP="00000000" w:rsidRDefault="00000000" w:rsidRPr="00000000" w14:paraId="0000001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VD: </w:t>
      </w:r>
      <w:r w:rsidDel="00000000" w:rsidR="00000000" w:rsidRPr="00000000">
        <w:rPr>
          <w:rFonts w:ascii="Arial" w:cs="Arial" w:eastAsia="Arial" w:hAnsi="Arial"/>
          <w:b w:val="1"/>
          <w:color w:val="353535"/>
          <w:sz w:val="24"/>
          <w:szCs w:val="24"/>
          <w:rtl w:val="0"/>
        </w:rPr>
        <w:t xml:space="preserve">The woman’s last presentation was criticized because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53535"/>
          <w:sz w:val="24"/>
          <w:szCs w:val="24"/>
          <w:rtl w:val="0"/>
        </w:rPr>
        <w:t xml:space="preserve">A   make a short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53535"/>
          <w:sz w:val="24"/>
          <w:szCs w:val="24"/>
          <w:rtl w:val="0"/>
        </w:rPr>
        <w:t xml:space="preserve">B   lacked his/her own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53535"/>
          <w:sz w:val="24"/>
          <w:szCs w:val="24"/>
          <w:rtl w:val="0"/>
        </w:rPr>
        <w:t xml:space="preserve">C   neglect the positive aspect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53535"/>
          <w:sz w:val="24"/>
          <w:szCs w:val="24"/>
          <w:rtl w:val="0"/>
        </w:rPr>
        <w:t xml:space="preserve">D   watch some documentaries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53535"/>
          <w:sz w:val="24"/>
          <w:szCs w:val="24"/>
          <w:rtl w:val="0"/>
        </w:rPr>
        <w:t xml:space="preserve">E   was not prepared beforehand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53535"/>
          <w:sz w:val="24"/>
          <w:szCs w:val="24"/>
          <w:rtl w:val="0"/>
        </w:rPr>
        <w:t xml:space="preserve">F   identify the differences between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000000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 Chọn đáp án B và E. Các đáp án còn lại không thể chọn vì chia động từ không tương ứng với chủ ngữ “it”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479f4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353535"/>
          <w:sz w:val="21"/>
          <w:szCs w:val="21"/>
          <w:rtl w:val="0"/>
        </w:rPr>
        <w:t xml:space="preserve">The tutor suggests for the next presentation the woman 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make a short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lacked his/her own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neglect the positive aspect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watch some documentaries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did not prepare beforehand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identify the differences between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280" w:before="280" w:line="240" w:lineRule="auto"/>
        <w:jc w:val="left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353535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Các đáp án B và E không ch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ọ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 vì ng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ữ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pháp không phù h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ợ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p.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280" w:before="280" w:line="240" w:lineRule="auto"/>
        <w:jc w:val="left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Đáp án F không ch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ọ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 vì câu khi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ượ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c ghép l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ạ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i không có ý nghĩa (không xác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ị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nh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ượ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c “them” là đang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ề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ậ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p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ế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 ai/ cái gì)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479f4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353535"/>
          <w:sz w:val="21"/>
          <w:szCs w:val="21"/>
          <w:rtl w:val="0"/>
        </w:rPr>
        <w:t xml:space="preserve">People do not know enough about volcanoes and so they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make a short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lacked his/her own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neglect the positive aspect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watch some documentaries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did not prepare beforehand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identify the differences between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280" w:before="280" w:line="240" w:lineRule="auto"/>
        <w:jc w:val="left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353535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Đáp án B không ch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ọ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 vì có s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ự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ấ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t t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ươ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ng 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ứ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ng gi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ữ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a ch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ủ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ng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ữ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“they” và tính t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ừ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s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ử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h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ữ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u “his/ her”. Đáp án Đáp án F không ch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ọ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 vì câu khi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ượ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c ghép l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ạ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i không có ý nghĩa (không xác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ị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nh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ượ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c “them” là đang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ề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ậ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p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ế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 ai/ cái gì). Đáp án A không ch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ọ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 vì câu khi ghép l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ạ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i tr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ở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nên vô nghĩa (M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ọ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i ng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ườ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i không bi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ế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t đ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ủ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ề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núi l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ử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a và vì v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ậ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y h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ọ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làm 1 b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ộ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 phim ng</w:t>
      </w:r>
      <w:r w:rsidDel="00000000" w:rsidR="00000000" w:rsidRPr="00000000">
        <w:rPr>
          <w:rFonts w:ascii="Cambria" w:cs="Cambria" w:eastAsia="Cambria" w:hAnsi="Cambria"/>
          <w:b w:val="1"/>
          <w:color w:val="353535"/>
          <w:sz w:val="24"/>
          <w:szCs w:val="24"/>
          <w:rtl w:val="0"/>
        </w:rPr>
        <w:t xml:space="preserve">ắ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353535"/>
          <w:sz w:val="24"/>
          <w:szCs w:val="24"/>
          <w:rtl w:val="0"/>
        </w:rPr>
        <w:t xml:space="preserve">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479f4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353535"/>
          <w:sz w:val="21"/>
          <w:szCs w:val="21"/>
          <w:rtl w:val="0"/>
        </w:rPr>
        <w:t xml:space="preserve">The reason why the man felt very nervous is that 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make a short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lacked his/her own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neglect the positive aspect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watch some documentaries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did not prepare beforehand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identify the differences between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280" w:before="280" w:line="240" w:lineRule="auto"/>
        <w:jc w:val="left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000000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Các đáp án còn l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ạ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i không th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ể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ch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ọ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n vì chia đ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ộ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ng t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ừ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không t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ươ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ng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ứ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ng v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ớ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i ch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ủ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ng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ữ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“he”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479f4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353535"/>
          <w:sz w:val="21"/>
          <w:szCs w:val="21"/>
          <w:rtl w:val="0"/>
        </w:rPr>
        <w:t xml:space="preserve">They are researching active and extinct volcanoes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make a short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lacked his/her own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neglect the positive aspect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watch some documentaries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did not prepare beforehand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identify the differences between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280" w:before="280" w:line="240" w:lineRule="auto"/>
        <w:jc w:val="left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000000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Các đáp án còn l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ạ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i không th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ể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ch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ọ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n vì đ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ộ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ng t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ừ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theo sau “to” ph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ả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i là đ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ộ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ng t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ừ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nguyên th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ể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ở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 thì hi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ệ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n t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ạ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="259" w:lineRule="auto"/>
        <w:jc w:val="both"/>
        <w:rPr>
          <w:rFonts w:ascii="Arial" w:cs="Arial" w:eastAsia="Arial" w:hAnsi="Arial"/>
        </w:rPr>
      </w:pPr>
      <w:bookmarkStart w:colFirst="0" w:colLast="0" w:name="_heading=h.brq9kxllbm6q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Exercise 4: Nghe và nối các vế câu từ 1-5 với các hành động A-F</w:t>
      </w:r>
    </w:p>
    <w:p w:rsidR="00000000" w:rsidDel="00000000" w:rsidP="00000000" w:rsidRDefault="00000000" w:rsidRPr="00000000" w14:paraId="00000051">
      <w:pPr>
        <w:shd w:fill="ffffff" w:val="clear"/>
        <w:ind w:left="80" w:firstLine="0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.0451544048458"/>
        <w:gridCol w:w="3828.7220305428714"/>
        <w:gridCol w:w="1965.721920559206"/>
        <w:gridCol w:w="2526.0227055166993"/>
        <w:tblGridChange w:id="0">
          <w:tblGrid>
            <w:gridCol w:w="705.0451544048458"/>
            <w:gridCol w:w="3828.7220305428714"/>
            <w:gridCol w:w="1965.721920559206"/>
            <w:gridCol w:w="2526.022705516699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Câu Hỏi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Đáp 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shd w:fill="ee5151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shd w:fill="ee5151" w:val="clear"/>
                <w:rtl w:val="0"/>
              </w:rPr>
              <w:t xml:space="preserve">1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woman’s last presentation was criticized because it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lacked his/her own points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tutor suggests for the next presentation the woman should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make a short film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People do not know enough about volcanoes and so they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neglect the positive aspect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reason why the man felt very nervous is that he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did not prepare beforehand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479f4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They are researching active and extinct volcanoes to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identify the differences between them</w:t>
            </w:r>
          </w:p>
        </w:tc>
      </w:tr>
    </w:tbl>
    <w:p w:rsidR="00000000" w:rsidDel="00000000" w:rsidP="00000000" w:rsidRDefault="00000000" w:rsidRPr="00000000" w14:paraId="000000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7.223439613324"/>
        <w:gridCol w:w="8208.288371410297"/>
        <w:tblGridChange w:id="0">
          <w:tblGrid>
            <w:gridCol w:w="817.223439613324"/>
            <w:gridCol w:w="8208.28837141029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Have you got feedback from your tutor on your presentation last week?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Woman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Yes I have. But I don’t think he was very impressed. He was satisfied by the amount of research that I had prepared before I started. But he criticized the fact that I was mostly summarizing the facts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e6e64d" w:val="clear"/>
                <w:rtl w:val="0"/>
              </w:rPr>
              <w:t xml:space="preserve">instead of giving my own opinion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rtl w:val="0"/>
                  </w:rPr>
                  <w:t xml:space="preserve"> - chủ yếu là tóm tắt các sự kiện 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e6e64d" w:val="clear"/>
                <w:rtl w:val="0"/>
              </w:rPr>
              <w:t xml:space="preserve">thay vì đưa ra ý kiến ​​của riêng tôi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e6e64d" w:val="clear"/>
                <w:rtl w:val="0"/>
              </w:rPr>
              <w:t xml:space="preserve">thiếu quan điểm riêng</w:t>
            </w: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rtl w:val="0"/>
                  </w:rPr>
                  <w:t xml:space="preserve"> của anh/ cô ấy -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e6e64d" w:val="clear"/>
                <w:rtl w:val="0"/>
              </w:rPr>
              <w:t xml:space="preserve"> lacked his/her own points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(Q1)  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Oh… That’s a shame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Woman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It was frustrating that he criticized my work. But in the end I learned a lot from my tutor’s feedback. He advised me that next time I should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present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my work as a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short documentary film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-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trình bày</w:t>
            </w: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rtl w:val="0"/>
                  </w:rPr>
                  <w:t xml:space="preserve"> tác phẩm của tôi như </w:t>
                </w:r>
              </w:sdtContent>
            </w:sdt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highlight w:val="green"/>
                    <w:rtl w:val="0"/>
                  </w:rPr>
                  <w:t xml:space="preserve">một bộ phim tài liệu ngắn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làm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highlight w:val="green"/>
                    <w:rtl w:val="0"/>
                  </w:rPr>
                  <w:t xml:space="preserve">một bộ phim ngắn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-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make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short film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(Q2), which he thinks could help to strengthen my arguments. What topics are your presentation based on? 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 chose to write about the lack of knowledge that most people have about volcanoes. And the fact that they see them in such a negative way. During documentaries in lecture, the scientific experts often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neglect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to mention many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positive features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- </w:t>
            </w: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highlight w:val="yellow"/>
                    <w:rtl w:val="0"/>
                  </w:rPr>
                  <w:t xml:space="preserve">bỏ qua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việc đề cập đến nhiều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tính năng tích cực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= </w:t>
            </w: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highlight w:val="yellow"/>
                    <w:rtl w:val="0"/>
                  </w:rPr>
                  <w:t xml:space="preserve">bỏ qua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các </w:t>
            </w: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highlight w:val="green"/>
                    <w:rtl w:val="0"/>
                  </w:rPr>
                  <w:t xml:space="preserve">khía cạnh tích cực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-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neglect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the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positive aspect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(Q3) that volcanoes possess.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Woman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That sounds really interesting. Well done!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rtl w:val="0"/>
                  </w:rPr>
                  <w:t xml:space="preserve">I think everyone enjoys watching. But I was very nervous about talking in front of the audience. I also felt very underprepared since I didn’t finish writing the presentation until the night before, and therefore, had no time to rehearse it - không có thời gian tập luyện = chưa chuẩn bị trước - did not prepare beforehand (Q4)</w:t>
                </w:r>
              </w:sdtContent>
            </w:sdt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Woman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I’m sure it was great. Is there any other information that you think we should include in our slideshow for revision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Yes, I think it’s important that we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list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all the differences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between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active and extinct volcanoes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- </w:t>
            </w: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highlight w:val="yellow"/>
                    <w:rtl w:val="0"/>
                  </w:rPr>
                  <w:t xml:space="preserve">liệt kê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tất cả điểm khác biệt</w:t>
            </w: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rtl w:val="0"/>
                  </w:rPr>
                  <w:t xml:space="preserve"> giữa 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núi lửa đang hoạt động và núi lửa đã tắt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= </w:t>
            </w: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highlight w:val="yellow"/>
                    <w:rtl w:val="0"/>
                  </w:rPr>
                  <w:t xml:space="preserve">chỉ ra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highlight w:val="green"/>
                    <w:rtl w:val="0"/>
                  </w:rPr>
                  <w:t xml:space="preserve">sự khác biệt</w:t>
                </w:r>
              </w:sdtContent>
            </w:sdt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sz w:val="24"/>
                    <w:szCs w:val="24"/>
                    <w:rtl w:val="0"/>
                  </w:rPr>
                  <w:t xml:space="preserve"> giữa </w:t>
                </w:r>
              </w:sdtContent>
            </w:sdt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chúng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-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identify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the differences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between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them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(Q5), as we’re definitely being questioned on this topic. There are no documentary on this subject, but there are many informative website discuss geological structure of each volcano type 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Woman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Ok. I’ll continue collecting images and you can carry on with online research  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mic Sans MS"/>
  <w:font w:name="Cambr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vi-VN"/>
      </w:rPr>
    </w:rPrDefault>
    <w:pPrDefault>
      <w:pPr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  <w:jc w:val="left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Binhthng" w:default="1">
    <w:name w:val="Normal"/>
    <w:qFormat w:val="1"/>
  </w:style>
  <w:style w:type="paragraph" w:styleId="u4">
    <w:name w:val="heading 4"/>
    <w:basedOn w:val="Binhthng"/>
    <w:link w:val="u4Char"/>
    <w:uiPriority w:val="9"/>
    <w:qFormat w:val="1"/>
    <w:rsid w:val="00A1464E"/>
    <w:pPr>
      <w:spacing w:after="100" w:afterAutospacing="1" w:before="100" w:beforeAutospacing="1" w:line="240" w:lineRule="auto"/>
      <w:jc w:val="left"/>
      <w:outlineLvl w:val="3"/>
    </w:pPr>
    <w:rPr>
      <w:rFonts w:cs="Times New Roman" w:eastAsia="Times New Roman"/>
      <w:b w:val="1"/>
      <w:bCs w:val="1"/>
      <w:kern w:val="0"/>
      <w:sz w:val="24"/>
      <w:szCs w:val="24"/>
      <w:lang w:eastAsia="vi-VN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4Char" w:customStyle="1">
    <w:name w:val="Đầu đề 4 Char"/>
    <w:basedOn w:val="Phngmcinhcuaoanvn"/>
    <w:link w:val="u4"/>
    <w:uiPriority w:val="9"/>
    <w:rsid w:val="00A1464E"/>
    <w:rPr>
      <w:rFonts w:cs="Times New Roman" w:eastAsia="Times New Roman"/>
      <w:b w:val="1"/>
      <w:bCs w:val="1"/>
      <w:kern w:val="0"/>
      <w:sz w:val="24"/>
      <w:szCs w:val="24"/>
      <w:lang w:eastAsia="vi-VN"/>
    </w:rPr>
  </w:style>
  <w:style w:type="paragraph" w:styleId="ThngthngWeb">
    <w:name w:val="Normal (Web)"/>
    <w:basedOn w:val="Binhthng"/>
    <w:uiPriority w:val="99"/>
    <w:semiHidden w:val="1"/>
    <w:unhideWhenUsed w:val="1"/>
    <w:rsid w:val="00A1464E"/>
    <w:pPr>
      <w:spacing w:after="100" w:afterAutospacing="1" w:before="100" w:beforeAutospacing="1" w:line="240" w:lineRule="auto"/>
      <w:jc w:val="left"/>
    </w:pPr>
    <w:rPr>
      <w:rFonts w:cs="Times New Roman" w:eastAsia="Times New Roman"/>
      <w:kern w:val="0"/>
      <w:sz w:val="24"/>
      <w:szCs w:val="24"/>
      <w:lang w:eastAsia="vi-VN"/>
    </w:rPr>
  </w:style>
  <w:style w:type="character" w:styleId="replacement" w:customStyle="1">
    <w:name w:val="replacement"/>
    <w:basedOn w:val="Phngmcinhcuaoanvn"/>
    <w:rsid w:val="00A1464E"/>
  </w:style>
  <w:style w:type="character" w:styleId="txt-correct-answer" w:customStyle="1">
    <w:name w:val="txt-correct-answer"/>
    <w:basedOn w:val="Phngmcinhcuaoanvn"/>
    <w:rsid w:val="00A1464E"/>
  </w:style>
  <w:style w:type="character" w:styleId="text-left" w:customStyle="1">
    <w:name w:val="text-left"/>
    <w:basedOn w:val="Phngmcinhcuaoanvn"/>
    <w:rsid w:val="00A1464E"/>
  </w:style>
  <w:style w:type="character" w:styleId="text-red-500" w:customStyle="1">
    <w:name w:val="text-red-500"/>
    <w:basedOn w:val="Phngmcinhcuaoanvn"/>
    <w:rsid w:val="00A1464E"/>
  </w:style>
  <w:style w:type="character" w:styleId="Manh">
    <w:name w:val="Strong"/>
    <w:basedOn w:val="Phngmcinhcuaoanvn"/>
    <w:uiPriority w:val="22"/>
    <w:qFormat w:val="1"/>
    <w:rsid w:val="00A1464E"/>
    <w:rPr>
      <w:b w:val="1"/>
      <w:bCs w:val="1"/>
    </w:rPr>
  </w:style>
  <w:style w:type="character" w:styleId="font-balo" w:customStyle="1">
    <w:name w:val="font-balo"/>
    <w:basedOn w:val="Phngmcinhcuaoanvn"/>
    <w:rsid w:val="00A1464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LroEU/X+cgQ0OO0EbeQf1uwO8Q==">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2023-08-04T10:16:00Z</dcterms:created>
  <dc:creator>Windows 10</dc:creator>
</cp:coreProperties>
</file>