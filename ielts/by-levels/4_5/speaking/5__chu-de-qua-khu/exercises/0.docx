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8B058" w14:textId="77777777" w:rsidR="00BC05C8" w:rsidRPr="00BC05C8" w:rsidRDefault="00BC05C8" w:rsidP="00BC05C8">
      <w:pPr>
        <w:pBdr>
          <w:top w:val="dashed" w:sz="2" w:space="0" w:color="auto"/>
          <w:left w:val="dashed" w:sz="2" w:space="0" w:color="auto"/>
          <w:bottom w:val="dashed" w:sz="6" w:space="0" w:color="auto"/>
          <w:right w:val="dashed" w:sz="2" w:space="0" w:color="auto"/>
        </w:pBdr>
        <w:spacing w:after="0" w:line="240" w:lineRule="auto"/>
        <w:jc w:val="center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</w:pPr>
      <w:r w:rsidRPr="00BC05C8"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  <w:t>Đáp án</w:t>
      </w:r>
    </w:p>
    <w:p w14:paraId="52D1CB94" w14:textId="77777777" w:rsidR="00BC05C8" w:rsidRPr="00BC05C8" w:rsidRDefault="00BC05C8" w:rsidP="00BC05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BC05C8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Chủ đề: Kể về quá khứ</w:t>
      </w:r>
    </w:p>
    <w:p w14:paraId="557BBBAA" w14:textId="77777777" w:rsidR="00BC05C8" w:rsidRPr="00BC05C8" w:rsidRDefault="00BC05C8" w:rsidP="00BC05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BC05C8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1: Điền các từ dưới đây vào chỗ trống phù hợp để hoàn thành những câu sau:</w:t>
      </w:r>
    </w:p>
    <w:p w14:paraId="06DB4CDE" w14:textId="77777777" w:rsidR="00BC05C8" w:rsidRPr="00BC05C8" w:rsidRDefault="00BC05C8" w:rsidP="00BC05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 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1044"/>
        <w:gridCol w:w="871"/>
        <w:gridCol w:w="551"/>
        <w:gridCol w:w="457"/>
        <w:gridCol w:w="297"/>
      </w:tblGrid>
      <w:tr w:rsidR="00BC05C8" w:rsidRPr="00BC05C8" w14:paraId="0C60454C" w14:textId="77777777" w:rsidTr="00BC05C8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620878A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quá khứ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8FC7706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was/were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86EFC5F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kết thúc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4D47E28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were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6F8C6D6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was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0F0AE6C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ed</w:t>
            </w:r>
          </w:p>
        </w:tc>
      </w:tr>
    </w:tbl>
    <w:p w14:paraId="644F22D7" w14:textId="77777777" w:rsidR="00BC05C8" w:rsidRPr="00BC05C8" w:rsidRDefault="00BC05C8" w:rsidP="00BC05C8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Thì quá khứ đơn để diễn tả hành động hoặc sự vật xác định trong </w:t>
      </w:r>
      <w:r w:rsidRPr="00BC05C8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  <w:r w:rsidRPr="00BC05C8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quá khứ</w:t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hoặc vừa mới </w:t>
      </w:r>
      <w:r w:rsidRPr="00BC05C8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</w:t>
      </w:r>
      <w:r w:rsidRPr="00BC05C8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kết thúc</w:t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Các cấu trúc với thì quá khứ đơn:</w:t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Động từ “to be”: S + </w:t>
      </w:r>
      <w:r w:rsidRPr="00BC05C8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</w:t>
      </w:r>
      <w:r w:rsidRPr="00BC05C8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was/were</w:t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+ N/Adj</w:t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I/ He/ She/ It / Danh từ số ít / Danh từ không đếm được + </w:t>
      </w:r>
      <w:r w:rsidRPr="00BC05C8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</w:t>
      </w:r>
      <w:r w:rsidRPr="00BC05C8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was</w:t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+ N/Adj</w:t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We/ You/ They/ Danh từ số nhiều + </w:t>
      </w:r>
      <w:r w:rsidRPr="00BC05C8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5</w:t>
      </w:r>
      <w:r w:rsidRPr="00BC05C8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were</w:t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+ N/Adj</w:t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Động từ thường: S + V </w:t>
      </w:r>
      <w:r w:rsidRPr="00BC05C8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6</w:t>
      </w:r>
      <w:r w:rsidRPr="00BC05C8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ed</w:t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</w:p>
    <w:p w14:paraId="31B2C4BA" w14:textId="77777777" w:rsidR="00BC05C8" w:rsidRDefault="00BC05C8" w:rsidP="00BC05C8">
      <w:pPr>
        <w:pStyle w:val="u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Exercise 2: Điền các từ hoặc cụm từ sau có nghĩa tiếng Việt tương ứng</w:t>
      </w:r>
    </w:p>
    <w:p w14:paraId="3231F2CE" w14:textId="77777777" w:rsidR="00BC05C8" w:rsidRDefault="00BC05C8" w:rsidP="00BC05C8">
      <w:pPr>
        <w:pStyle w:val="ThngthngWeb"/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Trò chơi cờ bàn: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</w:t>
      </w:r>
      <w:del w:id="0" w:author="Unknown">
        <w:r>
          <w:rPr>
            <w:rStyle w:val="replacement"/>
            <w:rFonts w:ascii="Arial" w:hAnsi="Arial" w:cs="Arial"/>
            <w:color w:val="FF4500"/>
            <w:bdr w:val="single" w:sz="2" w:space="0" w:color="E5E7EB" w:frame="1"/>
          </w:rPr>
          <w:delText>s</w:delText>
        </w:r>
      </w:del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Board game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br/>
        <w:t>Cờ cá ngựa: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2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Trojan horse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br/>
        <w:t>Thực tế: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3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Down-to-earth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br/>
        <w:t>Phấn khích :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4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Exhilarated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br/>
        <w:t>Hân hoan, vui sướng: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5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Glad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br/>
        <w:t>Hài lòng, thỏa mãn :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6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Contented//Satisfied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br/>
        <w:t>Thoải mái, dễ chịu: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7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Comfortable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br/>
        <w:t>Truyện tranh: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8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Comic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br/>
        <w:t>Truyện cổ tích: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9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Fairy tale</w:t>
      </w:r>
      <w:r>
        <w:rPr>
          <w:rFonts w:ascii="Arial" w:hAnsi="Arial" w:cs="Arial"/>
          <w:color w:val="000000"/>
        </w:rPr>
        <w:t> </w:t>
      </w:r>
    </w:p>
    <w:p w14:paraId="4321F695" w14:textId="77777777" w:rsidR="00BC05C8" w:rsidRPr="00BC05C8" w:rsidRDefault="00BC05C8" w:rsidP="00BC05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BC05C8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3: Nối các cụm từ tiếng Anh với nghĩa tiếng Việt tương ứng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5945"/>
        <w:gridCol w:w="2581"/>
      </w:tblGrid>
      <w:tr w:rsidR="00BC05C8" w:rsidRPr="00BC05C8" w14:paraId="798C0A0E" w14:textId="77777777" w:rsidTr="00BC05C8">
        <w:trPr>
          <w:tblHeader/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8FD86F4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12EE36F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8E9B9DC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Đáp án</w:t>
            </w:r>
          </w:p>
        </w:tc>
      </w:tr>
      <w:tr w:rsidR="00BC05C8" w:rsidRPr="00BC05C8" w14:paraId="4CB14B90" w14:textId="77777777" w:rsidTr="00BC05C8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C6AB2D3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45B0651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Đưa ai đó đi bằng ô tô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4702111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Give sb a ride</w:t>
            </w:r>
          </w:p>
        </w:tc>
      </w:tr>
      <w:tr w:rsidR="00BC05C8" w:rsidRPr="00BC05C8" w14:paraId="6DFBC1FD" w14:textId="77777777" w:rsidTr="00BC05C8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8ACAA9B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319C73D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Toà nhà cao tầng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3D56E78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High-rise building</w:t>
            </w:r>
          </w:p>
        </w:tc>
      </w:tr>
      <w:tr w:rsidR="00BC05C8" w:rsidRPr="00BC05C8" w14:paraId="59404A98" w14:textId="77777777" w:rsidTr="00BC05C8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E4E034A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1E11BCE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Nói về một việc trong quá khứ đã từng làm nhưng bây giờ thì không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3F7ECB3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Used to do sth</w:t>
            </w:r>
          </w:p>
        </w:tc>
      </w:tr>
      <w:tr w:rsidR="00BC05C8" w:rsidRPr="00BC05C8" w14:paraId="2E827C54" w14:textId="77777777" w:rsidTr="00BC05C8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27A9292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355AD5B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Theo như tôi nhớ thì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075CDE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As far as I can remember</w:t>
            </w:r>
          </w:p>
        </w:tc>
      </w:tr>
      <w:tr w:rsidR="00BC05C8" w:rsidRPr="00BC05C8" w14:paraId="34609169" w14:textId="77777777" w:rsidTr="00BC05C8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EE86786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4D864B0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Mở mang tầm nhìn, đầu óc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000A903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Broaden my horizons/ mind</w:t>
            </w:r>
          </w:p>
        </w:tc>
      </w:tr>
    </w:tbl>
    <w:p w14:paraId="60CD0778" w14:textId="77777777" w:rsidR="00713EF5" w:rsidRDefault="00713EF5"/>
    <w:p w14:paraId="7F0D20A3" w14:textId="77777777" w:rsidR="00BC05C8" w:rsidRPr="00BC05C8" w:rsidRDefault="00BC05C8" w:rsidP="00BC05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BC05C8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lastRenderedPageBreak/>
        <w:t>Exercise 4: Chọn những ý cần thiết để mở rộng câu trả lời cho các câu hỏi IELTS Speaking Part 1 dưới đây:</w:t>
      </w:r>
    </w:p>
    <w:p w14:paraId="35AA0B52" w14:textId="77777777" w:rsidR="00BC05C8" w:rsidRPr="00BC05C8" w:rsidRDefault="00BC05C8" w:rsidP="00BC05C8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C05C8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1</w:t>
      </w:r>
    </w:p>
    <w:p w14:paraId="5781173D" w14:textId="77777777" w:rsidR="00BC05C8" w:rsidRPr="00BC05C8" w:rsidRDefault="00BC05C8" w:rsidP="00BC05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BC05C8"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  <w:t>What was your favourite game in your childhood?</w:t>
      </w:r>
    </w:p>
    <w:p w14:paraId="6219BAE7" w14:textId="77777777" w:rsidR="00BC05C8" w:rsidRPr="00BC05C8" w:rsidRDefault="00BC05C8" w:rsidP="00BC05C8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C05C8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Who did you do it with?</w:t>
      </w:r>
    </w:p>
    <w:p w14:paraId="52D07B0D" w14:textId="77777777" w:rsidR="00BC05C8" w:rsidRPr="00BC05C8" w:rsidRDefault="00BC05C8" w:rsidP="00BC05C8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C05C8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How often did you do it?</w:t>
      </w:r>
    </w:p>
    <w:p w14:paraId="230D8647" w14:textId="77777777" w:rsidR="00BC05C8" w:rsidRPr="00BC05C8" w:rsidRDefault="00BC05C8" w:rsidP="00BC05C8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C05C8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How did you feel when you did it?</w:t>
      </w:r>
    </w:p>
    <w:p w14:paraId="6969074D" w14:textId="77777777" w:rsidR="00BC05C8" w:rsidRPr="00BC05C8" w:rsidRDefault="00BC05C8" w:rsidP="00BC05C8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7D49F268" w14:textId="77777777" w:rsidR="00BC05C8" w:rsidRPr="00BC05C8" w:rsidRDefault="00BC05C8" w:rsidP="00BC05C8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C05C8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</w:p>
    <w:p w14:paraId="18E56D08" w14:textId="77777777" w:rsidR="00BC05C8" w:rsidRPr="00BC05C8" w:rsidRDefault="00BC05C8" w:rsidP="00BC05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BC05C8"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  <w:t>Which cities have you travelled to?</w:t>
      </w:r>
    </w:p>
    <w:p w14:paraId="6D4A10B5" w14:textId="77777777" w:rsidR="00BC05C8" w:rsidRPr="00BC05C8" w:rsidRDefault="00BC05C8" w:rsidP="00BC05C8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C05C8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How was the local food?</w:t>
      </w:r>
    </w:p>
    <w:p w14:paraId="4D6FE697" w14:textId="77777777" w:rsidR="00BC05C8" w:rsidRPr="00BC05C8" w:rsidRDefault="00BC05C8" w:rsidP="00BC05C8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C05C8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How were the local people?</w:t>
      </w:r>
    </w:p>
    <w:p w14:paraId="58EE0BFD" w14:textId="77777777" w:rsidR="00BC05C8" w:rsidRPr="00BC05C8" w:rsidRDefault="00BC05C8" w:rsidP="00BC05C8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C05C8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How were the tourist destinations and landscapes?</w:t>
      </w:r>
    </w:p>
    <w:p w14:paraId="3F4EE0A5" w14:textId="77777777" w:rsidR="00BC05C8" w:rsidRPr="00BC05C8" w:rsidRDefault="00BC05C8" w:rsidP="00BC05C8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500CFDD2" w14:textId="77777777" w:rsidR="00BC05C8" w:rsidRPr="00BC05C8" w:rsidRDefault="00BC05C8" w:rsidP="00BC05C8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C05C8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14:paraId="1D724000" w14:textId="77777777" w:rsidR="00BC05C8" w:rsidRPr="00BC05C8" w:rsidRDefault="00BC05C8" w:rsidP="00BC05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BC05C8"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  <w:t>What was your favourite book in your childhood?</w:t>
      </w:r>
    </w:p>
    <w:p w14:paraId="0CAC39AE" w14:textId="77777777" w:rsidR="00BC05C8" w:rsidRPr="00BC05C8" w:rsidRDefault="00BC05C8" w:rsidP="00BC05C8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C05C8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Who did you do it with?</w:t>
      </w:r>
    </w:p>
    <w:p w14:paraId="462D886D" w14:textId="77777777" w:rsidR="00BC05C8" w:rsidRPr="00BC05C8" w:rsidRDefault="00BC05C8" w:rsidP="00BC05C8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C05C8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How often did you do it?</w:t>
      </w:r>
    </w:p>
    <w:p w14:paraId="206F6883" w14:textId="77777777" w:rsidR="00BC05C8" w:rsidRPr="00BC05C8" w:rsidRDefault="00BC05C8" w:rsidP="00BC05C8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C05C8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How did you feel when you did it?</w:t>
      </w:r>
    </w:p>
    <w:p w14:paraId="6D091E43" w14:textId="77777777" w:rsidR="00BC05C8" w:rsidRPr="00BC05C8" w:rsidRDefault="00BC05C8" w:rsidP="00BC05C8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11DAE4C8" w14:textId="77777777" w:rsidR="00BC05C8" w:rsidRPr="00BC05C8" w:rsidRDefault="00BC05C8" w:rsidP="00BC05C8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C05C8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4</w:t>
      </w:r>
    </w:p>
    <w:p w14:paraId="15878AA0" w14:textId="77777777" w:rsidR="00BC05C8" w:rsidRPr="00BC05C8" w:rsidRDefault="00BC05C8" w:rsidP="00BC05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BC05C8"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  <w:t>What is the place that left you the deepest impressions when travelling?</w:t>
      </w:r>
    </w:p>
    <w:p w14:paraId="58B12A43" w14:textId="77777777" w:rsidR="00BC05C8" w:rsidRPr="00BC05C8" w:rsidRDefault="00BC05C8" w:rsidP="00BC05C8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C05C8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Who did you go with?</w:t>
      </w:r>
    </w:p>
    <w:p w14:paraId="1FAF28A7" w14:textId="77777777" w:rsidR="00BC05C8" w:rsidRPr="00BC05C8" w:rsidRDefault="00BC05C8" w:rsidP="00BC05C8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C05C8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How was the local food?</w:t>
      </w:r>
    </w:p>
    <w:p w14:paraId="1DB7601E" w14:textId="77777777" w:rsidR="00BC05C8" w:rsidRPr="00BC05C8" w:rsidRDefault="00BC05C8" w:rsidP="00BC05C8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C05C8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How were the local people?</w:t>
      </w:r>
    </w:p>
    <w:p w14:paraId="1EEF2363" w14:textId="77777777" w:rsidR="00BC05C8" w:rsidRPr="00BC05C8" w:rsidRDefault="00BC05C8" w:rsidP="00BC05C8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C05C8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How were the tourist destinations and landscapes?</w:t>
      </w:r>
    </w:p>
    <w:p w14:paraId="148C462D" w14:textId="77777777" w:rsidR="00BC05C8" w:rsidRDefault="00BC05C8"/>
    <w:p w14:paraId="16D82903" w14:textId="77777777" w:rsidR="00BC05C8" w:rsidRDefault="00BC05C8" w:rsidP="00BC05C8">
      <w:pPr>
        <w:pStyle w:val="u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Exercise 5: Chia động từ trong ngoặc ở thì phù hợp để hoàn thành các câu trả lời cho bài IELTS Speaking Part 1 dưới đây:</w:t>
      </w:r>
    </w:p>
    <w:p w14:paraId="7DAA0B7D" w14:textId="77777777" w:rsidR="00BC05C8" w:rsidRDefault="00BC05C8" w:rsidP="00BC05C8">
      <w:pPr>
        <w:pStyle w:val="ThngthngWeb"/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Tell me something about your secondary school.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My secondary school (be)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was</w:t>
      </w:r>
      <w:r>
        <w:rPr>
          <w:rFonts w:ascii="Arial" w:hAnsi="Arial" w:cs="Arial"/>
          <w:color w:val="000000"/>
        </w:rPr>
        <w:t>  about 20 km away from my house. I (rent)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2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rented</w:t>
      </w:r>
      <w:r>
        <w:rPr>
          <w:rFonts w:ascii="Arial" w:hAnsi="Arial" w:cs="Arial"/>
          <w:color w:val="000000"/>
        </w:rPr>
        <w:t>  a room near the school and (go)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3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went</w:t>
      </w:r>
      <w:r>
        <w:rPr>
          <w:rFonts w:ascii="Arial" w:hAnsi="Arial" w:cs="Arial"/>
          <w:color w:val="000000"/>
        </w:rPr>
        <w:t>  back home to my parents on the weekend. It (be)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4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was</w:t>
      </w:r>
      <w:r>
        <w:rPr>
          <w:rFonts w:ascii="Arial" w:hAnsi="Arial" w:cs="Arial"/>
          <w:color w:val="000000"/>
        </w:rPr>
        <w:t>  quite a memorable period of time when I (have)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5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had</w:t>
      </w:r>
      <w:r>
        <w:rPr>
          <w:rFonts w:ascii="Arial" w:hAnsi="Arial" w:cs="Arial"/>
          <w:color w:val="000000"/>
        </w:rPr>
        <w:t>  a lot of good friends, some of whom I still (keep)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6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keep</w:t>
      </w:r>
      <w:r>
        <w:rPr>
          <w:rFonts w:ascii="Arial" w:hAnsi="Arial" w:cs="Arial"/>
          <w:color w:val="000000"/>
        </w:rPr>
        <w:t>  in touch with these days. Those (be)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7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were</w:t>
      </w:r>
      <w:r>
        <w:rPr>
          <w:rFonts w:ascii="Arial" w:hAnsi="Arial" w:cs="Arial"/>
          <w:color w:val="000000"/>
        </w:rPr>
        <w:t>  also the days when I (start)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8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started</w:t>
      </w:r>
      <w:r>
        <w:rPr>
          <w:rFonts w:ascii="Arial" w:hAnsi="Arial" w:cs="Arial"/>
          <w:color w:val="000000"/>
        </w:rPr>
        <w:t>  living far from home for the first time.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Have you done much travelling?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Well, I (be)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9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am</w:t>
      </w:r>
      <w:r>
        <w:rPr>
          <w:rFonts w:ascii="Arial" w:hAnsi="Arial" w:cs="Arial"/>
          <w:color w:val="000000"/>
        </w:rPr>
        <w:t>  an international student, so I (travel)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10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have traveled//have travelled</w:t>
      </w:r>
      <w:r>
        <w:rPr>
          <w:rFonts w:ascii="Arial" w:hAnsi="Arial" w:cs="Arial"/>
          <w:color w:val="000000"/>
        </w:rPr>
        <w:t>  a lot. I (go)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11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went</w:t>
      </w:r>
      <w:r>
        <w:rPr>
          <w:rFonts w:ascii="Arial" w:hAnsi="Arial" w:cs="Arial"/>
          <w:color w:val="000000"/>
        </w:rPr>
        <w:t>  on a road trip to the USA, a vacation to Japan and Korea when I (be)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12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was</w:t>
      </w:r>
      <w:r>
        <w:rPr>
          <w:rFonts w:ascii="Arial" w:hAnsi="Arial" w:cs="Arial"/>
          <w:color w:val="000000"/>
        </w:rPr>
        <w:t>  younger and most recently Australia, a charming country. Most of my previous trips (be)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13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were</w:t>
      </w:r>
      <w:r>
        <w:rPr>
          <w:rFonts w:ascii="Arial" w:hAnsi="Arial" w:cs="Arial"/>
          <w:color w:val="000000"/>
        </w:rPr>
        <w:t>  spent with my friends during vacations and they (be)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14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were</w:t>
      </w:r>
      <w:r>
        <w:rPr>
          <w:rFonts w:ascii="Arial" w:hAnsi="Arial" w:cs="Arial"/>
          <w:color w:val="000000"/>
        </w:rPr>
        <w:t>  meaningful for helping us broaden our mind and let off steam.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What kind of places have you visited in your life?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I always prefer to visit places which can boost my mood and broaden my horizons. Last year, I (go)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15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went</w:t>
      </w:r>
      <w:r>
        <w:rPr>
          <w:rFonts w:ascii="Arial" w:hAnsi="Arial" w:cs="Arial"/>
          <w:color w:val="000000"/>
        </w:rPr>
        <w:t>  to the most stunning beaches and lakes in my country. These places (bring)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16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brought</w:t>
      </w:r>
      <w:r>
        <w:rPr>
          <w:rFonts w:ascii="Arial" w:hAnsi="Arial" w:cs="Arial"/>
          <w:color w:val="000000"/>
        </w:rPr>
        <w:t>  me closer to nature and (refresh)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17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refreshed</w:t>
      </w:r>
      <w:r>
        <w:rPr>
          <w:rFonts w:ascii="Arial" w:hAnsi="Arial" w:cs="Arial"/>
          <w:color w:val="000000"/>
        </w:rPr>
        <w:t>  my mind.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What did you enjoy doing when you were a child?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I (be)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18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was</w:t>
      </w:r>
      <w:r>
        <w:rPr>
          <w:rFonts w:ascii="Arial" w:hAnsi="Arial" w:cs="Arial"/>
          <w:color w:val="000000"/>
        </w:rPr>
        <w:t>  really keen on cycling when I (be)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19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was</w:t>
      </w:r>
      <w:r>
        <w:rPr>
          <w:rFonts w:ascii="Arial" w:hAnsi="Arial" w:cs="Arial"/>
          <w:color w:val="000000"/>
        </w:rPr>
        <w:t>  a child. Cycling (give)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20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gave</w:t>
      </w:r>
      <w:r>
        <w:rPr>
          <w:rFonts w:ascii="Arial" w:hAnsi="Arial" w:cs="Arial"/>
          <w:color w:val="000000"/>
        </w:rPr>
        <w:t>  me a sense of freedom and (help)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21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helped</w:t>
      </w:r>
      <w:r>
        <w:rPr>
          <w:rFonts w:ascii="Arial" w:hAnsi="Arial" w:cs="Arial"/>
          <w:color w:val="000000"/>
        </w:rPr>
        <w:t>  me to blow off steam. As far as I can remember, I occasionally (do)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22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did</w:t>
      </w:r>
      <w:r>
        <w:rPr>
          <w:rFonts w:ascii="Arial" w:hAnsi="Arial" w:cs="Arial"/>
          <w:color w:val="000000"/>
        </w:rPr>
        <w:t>  cycling during holidays and evenings, even in the morning.</w:t>
      </w:r>
    </w:p>
    <w:p w14:paraId="366E55F4" w14:textId="77777777" w:rsidR="00BC05C8" w:rsidRPr="00BC05C8" w:rsidRDefault="00BC05C8" w:rsidP="00BC05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BC05C8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6: Chọn 1 cụm từ điền vào chỗ trống phù hợp để hoàn thành các câu văn sau.</w:t>
      </w:r>
    </w:p>
    <w:p w14:paraId="41E43959" w14:textId="77777777" w:rsidR="00BC05C8" w:rsidRPr="00BC05C8" w:rsidRDefault="00BC05C8" w:rsidP="00BC05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C05C8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Lưu</w:t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ý: Chia động từ nếu cần thiết</w:t>
      </w:r>
    </w:p>
    <w:p w14:paraId="6B78DEA6" w14:textId="77777777" w:rsidR="00BC05C8" w:rsidRPr="00BC05C8" w:rsidRDefault="00BC05C8" w:rsidP="00BC05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C05C8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Chú thích nghĩa:</w:t>
      </w:r>
    </w:p>
    <w:p w14:paraId="170285E9" w14:textId="77777777" w:rsidR="00BC05C8" w:rsidRPr="00BC05C8" w:rsidRDefault="00BC05C8" w:rsidP="00BC05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Comprehensively /ˌkɒm.prɪˈhen.sɪv.li/ một cách toàn diện</w:t>
      </w:r>
    </w:p>
    <w:p w14:paraId="56D7FC02" w14:textId="77777777" w:rsidR="00BC05C8" w:rsidRPr="00BC05C8" w:rsidRDefault="00BC05C8" w:rsidP="00BC05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Astonished  /əˈstɒn.ɪʃt/ ngạc nhiên, bất ngờ</w:t>
      </w:r>
    </w:p>
    <w:p w14:paraId="36EBB3B1" w14:textId="77777777" w:rsidR="00BC05C8" w:rsidRPr="00BC05C8" w:rsidRDefault="00BC05C8" w:rsidP="00BC05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1205"/>
        <w:gridCol w:w="1454"/>
        <w:gridCol w:w="2069"/>
        <w:gridCol w:w="2483"/>
      </w:tblGrid>
      <w:tr w:rsidR="00BC05C8" w:rsidRPr="00BC05C8" w14:paraId="7FBFF49C" w14:textId="77777777" w:rsidTr="00BC05C8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B595469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high-rise buildings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D080214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Use to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744B379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Give me a ride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1A60CAF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Broaden my horizons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A418CB6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As far as I can remember</w:t>
            </w:r>
          </w:p>
        </w:tc>
      </w:tr>
      <w:tr w:rsidR="00BC05C8" w:rsidRPr="00BC05C8" w14:paraId="53588A5C" w14:textId="77777777" w:rsidTr="00BC05C8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218045B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down-to-earth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E6BB7F3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exhilarated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57CDB84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comics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1FE39A3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satisfied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0F5DE28" w14:textId="77777777" w:rsidR="00BC05C8" w:rsidRPr="00BC05C8" w:rsidRDefault="00BC05C8" w:rsidP="00BC05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C05C8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comfortable</w:t>
            </w:r>
          </w:p>
        </w:tc>
      </w:tr>
    </w:tbl>
    <w:p w14:paraId="06C0BF7F" w14:textId="77777777" w:rsidR="00BC05C8" w:rsidRPr="00BC05C8" w:rsidRDefault="00BC05C8" w:rsidP="00BC05C8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The architect also wanted to design </w:t>
      </w:r>
      <w:r w:rsidRPr="00BC05C8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  <w:r w:rsidRPr="00BC05C8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high-rise buildings</w:t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, where each resident could own a 'piece of green' and a 'house' in the sky</w:t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I </w:t>
      </w:r>
      <w:r w:rsidRPr="00BC05C8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</w:t>
      </w:r>
      <w:r w:rsidRPr="00BC05C8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used to</w:t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spend most of my vacations with my friends going on road trips together on our motorbikes.</w:t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What impressed me most was the hospitality of local people here since they were </w:t>
      </w:r>
      <w:r w:rsidRPr="00BC05C8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</w:t>
      </w:r>
      <w:r w:rsidRPr="00BC05C8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down-to-earth</w:t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and willing to </w:t>
      </w:r>
      <w:r w:rsidRPr="00BC05C8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</w:t>
      </w:r>
      <w:r w:rsidRPr="00BC05C8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give me a ride</w:t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when I missed the last bus to the airport.</w:t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I am fond of </w:t>
      </w:r>
      <w:r w:rsidRPr="00BC05C8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5</w:t>
      </w:r>
      <w:r w:rsidRPr="00BC05C8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broadening my horizons</w:t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and there is nothing that helps to do it more comprehensively than travelling.</w:t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I prefer to visit places which can boost my mood. </w:t>
      </w:r>
      <w:r w:rsidRPr="00BC05C8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6</w:t>
      </w:r>
      <w:r w:rsidRPr="00BC05C8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As far as I can remember</w:t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, I went to the most stunning beach in my country. This place did bring me closer to nature and made me feel </w:t>
      </w:r>
      <w:r w:rsidRPr="00BC05C8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7</w:t>
      </w:r>
      <w:r w:rsidRPr="00BC05C8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comfortable</w:t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and relaxed.</w:t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When I was small, I was </w:t>
      </w:r>
      <w:r w:rsidRPr="00BC05C8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8</w:t>
      </w:r>
      <w:r w:rsidRPr="00BC05C8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exhilarated</w:t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whenever a Doraemon came out because I am a big fan of </w:t>
      </w:r>
      <w:r w:rsidRPr="00BC05C8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9</w:t>
      </w:r>
      <w:r w:rsidRPr="00BC05C8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comics</w:t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lastRenderedPageBreak/>
        <w:t>I was </w:t>
      </w:r>
      <w:r w:rsidRPr="00BC05C8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10</w:t>
      </w:r>
      <w:r w:rsidRPr="00BC05C8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satisfied</w:t>
      </w:r>
      <w:r w:rsidRPr="00BC05C8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with the most recent trip to Paris since I was totally astonished at the beauty of this city and the people here.</w:t>
      </w:r>
    </w:p>
    <w:p w14:paraId="1D1830AF" w14:textId="77777777" w:rsidR="00BC05C8" w:rsidRDefault="00BC05C8" w:rsidP="00BC05C8">
      <w:pPr>
        <w:pStyle w:val="u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Exercise 7: Sắp xếp lại từ/cụm từ trong các câu sau để hoàn thành phần trả lời cho đề bài IELTS SPEAKING PART 1</w:t>
      </w:r>
    </w:p>
    <w:p w14:paraId="44106717" w14:textId="77777777" w:rsidR="00BC05C8" w:rsidRDefault="00BC05C8" w:rsidP="00BC05C8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Style w:val="Manh"/>
          <w:rFonts w:ascii="Arial" w:hAnsi="Arial" w:cs="Arial"/>
          <w:color w:val="000000"/>
          <w:bdr w:val="single" w:sz="2" w:space="0" w:color="E5E7EB" w:frame="1"/>
        </w:rPr>
        <w:t>Question: When you were a child, where did you often go for holidays?</w:t>
      </w:r>
    </w:p>
    <w:p w14:paraId="444FBC11" w14:textId="77777777" w:rsidR="00BC05C8" w:rsidRDefault="00BC05C8" w:rsidP="00BC05C8">
      <w:pPr>
        <w:pStyle w:val="ThngthngWeb"/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My favorite/ in my childhood/ were cities/ tourist destinations/ across Vietnam.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My favorite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tourist destinations in my childhood were cities across Vietnam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In the summer,/ the beaches in/ often travelled to/ my family and I/ the Southern part of Vietnam.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In the summer,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2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my family and I often travelled to the beaches in the Southern part of Vietnam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We also/ mountainous areas/ noise pollution and/ to escape from/ occasionally visited / high-rise buildings/ in urban areas.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We also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3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occasionally visited mountainous areas to escape from noise pollution and high-rise buildings in urban areas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We all/ after these / feel excited/ get-away trips.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We all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4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felt excited after these get-away trips</w:t>
      </w:r>
      <w:r>
        <w:rPr>
          <w:rFonts w:ascii="Arial" w:hAnsi="Arial" w:cs="Arial"/>
          <w:color w:val="000000"/>
        </w:rPr>
        <w:t> .</w:t>
      </w:r>
    </w:p>
    <w:p w14:paraId="74976338" w14:textId="77777777" w:rsidR="00BC05C8" w:rsidRDefault="00BC05C8" w:rsidP="00BC05C8">
      <w:pPr>
        <w:pStyle w:val="u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Exercise 8: Viết lại các câu sau dựa các từ gợi ý, để hoàn thành phần trả lời cho đề IELTS Speaking Part 1 sau</w:t>
      </w:r>
    </w:p>
    <w:p w14:paraId="6EC65FAA" w14:textId="77777777" w:rsidR="00BC05C8" w:rsidRDefault="00BC05C8" w:rsidP="00BC05C8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Style w:val="Manh"/>
          <w:rFonts w:ascii="Arial" w:hAnsi="Arial" w:cs="Arial"/>
          <w:color w:val="000000"/>
          <w:bdr w:val="single" w:sz="2" w:space="0" w:color="E5E7EB" w:frame="1"/>
        </w:rPr>
        <w:t xml:space="preserve">Lưu ý: </w:t>
      </w:r>
      <w:r>
        <w:rPr>
          <w:rFonts w:ascii="Arial" w:hAnsi="Arial" w:cs="Arial"/>
          <w:color w:val="000000"/>
        </w:rPr>
        <w:t>Cần thêm từ và chia động từ phù hợp</w:t>
      </w:r>
    </w:p>
    <w:p w14:paraId="4B50F491" w14:textId="77777777" w:rsidR="00BC05C8" w:rsidRDefault="00BC05C8" w:rsidP="00BC05C8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Style w:val="Manh"/>
          <w:rFonts w:ascii="Arial" w:hAnsi="Arial" w:cs="Arial"/>
          <w:color w:val="000000"/>
          <w:bdr w:val="single" w:sz="2" w:space="0" w:color="E5E7EB" w:frame="1"/>
        </w:rPr>
        <w:t>Question: What’s the best place you’ve ever visited?</w:t>
      </w:r>
    </w:p>
    <w:p w14:paraId="7BC34998" w14:textId="77777777" w:rsidR="00BC05C8" w:rsidRDefault="00BC05C8" w:rsidP="00BC05C8">
      <w:pPr>
        <w:pStyle w:val="ThngthngWeb"/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As far/ I can remember,/ Paris be the city/ that really impress me/ with stunning architecture and culture.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As far as I can remember, Paris is the city that really impressed me with stunning architecture and culture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It be/ not only/ the center of economy, politics/ but also /a city/ romance/ a lot of stunning buildings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2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It is not only the center of economy, politics but also a city of romance with a lot of stunning buildings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Besides,/ people/ Paris/ be well known/ their hospitality.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3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Besides, people in Paris are well known for their hospitality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I think/ I be satisfied/ with every aspect/Paris.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4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I think I am satisfied with every aspect of Paris</w:t>
      </w:r>
      <w:r>
        <w:rPr>
          <w:rFonts w:ascii="Arial" w:hAnsi="Arial" w:cs="Arial"/>
          <w:color w:val="000000"/>
        </w:rPr>
        <w:t> .</w:t>
      </w:r>
    </w:p>
    <w:p w14:paraId="221EAB84" w14:textId="77777777" w:rsidR="00BC05C8" w:rsidRDefault="00BC05C8"/>
    <w:sectPr w:rsidR="00BC0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5C8"/>
    <w:rsid w:val="00375AE7"/>
    <w:rsid w:val="00713EF5"/>
    <w:rsid w:val="00BC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BA89F8"/>
  <w15:chartTrackingRefBased/>
  <w15:docId w15:val="{E0EBA93B-72E7-48E0-9CB0-38CAE9768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4">
    <w:name w:val="heading 4"/>
    <w:basedOn w:val="Binhthng"/>
    <w:link w:val="u4Char"/>
    <w:uiPriority w:val="9"/>
    <w:qFormat/>
    <w:rsid w:val="00BC05C8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4Char">
    <w:name w:val="Đầu đề 4 Char"/>
    <w:basedOn w:val="Phngmcinhcuaoanvn"/>
    <w:link w:val="u4"/>
    <w:uiPriority w:val="9"/>
    <w:rsid w:val="00BC05C8"/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BC05C8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txt-correct-answer">
    <w:name w:val="txt-correct-answer"/>
    <w:basedOn w:val="Phngmcinhcuaoanvn"/>
    <w:rsid w:val="00BC05C8"/>
  </w:style>
  <w:style w:type="character" w:customStyle="1" w:styleId="replacement">
    <w:name w:val="replacement"/>
    <w:basedOn w:val="Phngmcinhcuaoanvn"/>
    <w:rsid w:val="00BC05C8"/>
  </w:style>
  <w:style w:type="character" w:customStyle="1" w:styleId="text-left">
    <w:name w:val="text-left"/>
    <w:basedOn w:val="Phngmcinhcuaoanvn"/>
    <w:rsid w:val="00BC05C8"/>
  </w:style>
  <w:style w:type="character" w:customStyle="1" w:styleId="text-red-500">
    <w:name w:val="text-red-500"/>
    <w:basedOn w:val="Phngmcinhcuaoanvn"/>
    <w:rsid w:val="00BC05C8"/>
  </w:style>
  <w:style w:type="character" w:customStyle="1" w:styleId="font-balo">
    <w:name w:val="font-balo"/>
    <w:basedOn w:val="Phngmcinhcuaoanvn"/>
    <w:rsid w:val="00BC05C8"/>
  </w:style>
  <w:style w:type="character" w:styleId="Manh">
    <w:name w:val="Strong"/>
    <w:basedOn w:val="Phngmcinhcuaoanvn"/>
    <w:uiPriority w:val="22"/>
    <w:qFormat/>
    <w:rsid w:val="00BC05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9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446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618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828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415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97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91334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70284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1696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9424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5987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6738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80347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6814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35997571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9467207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05487796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7261357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43821985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80196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08649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388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021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9871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27395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79401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487277733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29202565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9782362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9439091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62235820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87850795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82848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1388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4591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398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468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34100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3666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082800226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91108126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63478735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65337971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4731473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096744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6819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4866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448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6231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99195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9819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45636077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7728710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15715472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14125180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84252365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6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096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037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82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248810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43827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2257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8145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108742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3254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43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881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244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951764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599913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350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10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618140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69772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438848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314788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524840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994</Words>
  <Characters>5666</Characters>
  <Application>Microsoft Office Word</Application>
  <DocSecurity>0</DocSecurity>
  <Lines>47</Lines>
  <Paragraphs>13</Paragraphs>
  <ScaleCrop>false</ScaleCrop>
  <Company/>
  <LinksUpToDate>false</LinksUpToDate>
  <CharactersWithSpaces>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2023-08-01T05:25:00Z</dcterms:created>
  <dcterms:modified xsi:type="dcterms:W3CDTF">2023-08-01T05:27:00Z</dcterms:modified>
</cp:coreProperties>
</file>