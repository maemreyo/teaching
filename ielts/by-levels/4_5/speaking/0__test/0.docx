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EAE97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Điền từ/ cụm từ tiếng Anh đã học có nghĩa tiếng Việt tương ứng như sau</w:t>
      </w:r>
    </w:p>
    <w:p w14:paraId="340C8C78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Lưu ý: Không điền quá 3 từ cho mỗi ô trống</w:t>
      </w:r>
    </w:p>
    <w:p w14:paraId="60759CDD" w14:textId="77777777" w:rsidR="00D01A80" w:rsidRPr="00D01A80" w:rsidRDefault="00D01A80" w:rsidP="00D01A80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Cổ kính: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Ancient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Tốn rất nhiều tiền: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Cost a fortune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Khoảng thời gian cần tiền: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del w:id="0" w:author="Unknown">
        <w:r w:rsidRPr="00D01A80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s</w:delText>
        </w:r>
      </w:del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rainy day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Môi trường sống: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Habitat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Mềm mại: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Fluffy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Phân tích: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analyse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08A11159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Exercise 3: </w:t>
      </w: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softHyphen/>
        <w:t>Xác định lỗi sai trong mỗi câu dưới đây và sửa bằng cách điền từ/cụm từ vào ô trống tương ứng:</w:t>
      </w:r>
    </w:p>
    <w:p w14:paraId="2623280C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Chú thích nghĩa:</w:t>
      </w:r>
    </w:p>
    <w:p w14:paraId="2DC42E5A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Cultural barrier (n) rào cản về văn hoá</w:t>
      </w:r>
    </w:p>
    <w:p w14:paraId="5A32EBF0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Amenity (n) tiện nghi</w:t>
      </w:r>
    </w:p>
    <w:p w14:paraId="6E924DB2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dụ:</w:t>
      </w:r>
    </w:p>
    <w:p w14:paraId="7DBB9B00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Lỗi sai: A </w:t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Sửa thành: am going to</w:t>
      </w:r>
    </w:p>
    <w:p w14:paraId="21363A39" w14:textId="77777777" w:rsidR="00D01A80" w:rsidRPr="00D01A80" w:rsidRDefault="00D01A80" w:rsidP="00D01A80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I used to sleep early when I WAS (A) small since my parents always REMINDED (B) me about how important sleep is. However, due to the heavy workload, I GOT (C) used to staying up late recently. In other words, I HAVE BECOME (D) a night owl.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13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14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have gotten// have got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 be honest, I’m not a big fan of shopping, YET (A) I rarely go shopping. If there’s a special occasion like my birthday OR (B) New Year, I’ll go to the shopping mall, find a nice dress AND (C) some matching accessories to mix and match. BUT (D) in general, I’m not a shopaholic.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15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16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Without any doubt, learning a foreign language at school is significant to kids. As they ARE (A) younger, it is easier and faster to learn new things. I believe that BEING (B) fluent in a foreign language like English WILL DEFINITELY BRING (C) a lot of opportunities and HELPS (D) them to cope with cultural barriers in the future.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17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18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help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 AM WORKING (A) as a personal assistant at a very well-known company. I DID (B) this job since last year. I USED TO WORK (C) here as a volunteer to get a qualification and I really enjoyed it, so I WROTE (D) to the company director and asked for a job. I use my languages regularly and I work with different people from many countries.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19</w:t>
      </w:r>
      <w:del w:id="1" w:author="Unknown">
        <w:r w:rsidRPr="00D01A80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a</w:delText>
        </w:r>
      </w:del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20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have done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I AM LIVING (A) in a house that is located on the outskirts of the city. THEREFORE (B), all amenities such as supermarkets, hospitals, restaurants are not ALWAYS (C) available in my neighborhood. I have to take the bus to the city center to buy the 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necessary stuff ONCE IN A BLUE MOON (D).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21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22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once in a while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386473D9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4 : Viết lại các câu sau dựa các từ gợi ý trong ngoặc để hoàn thành câu trả lời cho các câu hỏi IELTS Speaking Part 1:</w:t>
      </w:r>
    </w:p>
    <w:p w14:paraId="00BD2F31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Ví dụ: 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hospitality of people in my hometown is the thing that I like most</w:t>
      </w: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(KEEN)</w:t>
      </w:r>
    </w:p>
    <w:p w14:paraId="74C818BB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The hospitality of people in my hometown is the thing that I am most keen on.</w:t>
      </w:r>
    </w:p>
    <w:p w14:paraId="3B69A509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23</w:t>
      </w:r>
    </w:p>
    <w:p w14:paraId="5EED2D40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think having a hobby is significant, for it is a way to relax after working time (PERSPECTIVE ; BLOW)</w:t>
      </w:r>
    </w:p>
    <w:p w14:paraId="0D349542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D01A8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D01A8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354EB59B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24</w:t>
      </w:r>
    </w:p>
    <w:p w14:paraId="2799D0BB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think being able to play a musical instrument is important to the development of children. (OPINION ; VITAL ROLE)</w:t>
      </w:r>
    </w:p>
    <w:p w14:paraId="5590C5B4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D01A8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D01A8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DFD6FD8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25</w:t>
      </w:r>
    </w:p>
    <w:p w14:paraId="6EB8890F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think I dislike the quietness of my hometown. (ASK ; STAND)</w:t>
      </w:r>
    </w:p>
    <w:p w14:paraId="273919F3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D01A8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D01A8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4A54E53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26</w:t>
      </w:r>
    </w:p>
    <w:p w14:paraId="64BAB831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Although I don't like </w:t>
      </w: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Maths</w:t>
      </w: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, I think it is very significant to my major which is </w:t>
      </w: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Auditing</w:t>
      </w: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 (ATTRACT ; BELIEVE)</w:t>
      </w:r>
    </w:p>
    <w:p w14:paraId="414B05EF" w14:textId="77777777" w:rsidR="00D01A80" w:rsidRPr="00D01A80" w:rsidRDefault="00D01A80" w:rsidP="00D01A80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D01A8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D01A8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D01A8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62F79F0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5: Chọn từ/cụm từ phù hợp để hoàn thành chỗ trống trong các câu trả lời cho câu hỏi IELTS Speaking Part 1 dưới đây:</w:t>
      </w:r>
    </w:p>
    <w:p w14:paraId="1665DD68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a. </w:t>
      </w: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What do you like most about your hometown?</w:t>
      </w:r>
    </w:p>
    <w:p w14:paraId="5CEBA3F0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b. How often do you watch sport?</w:t>
      </w:r>
    </w:p>
    <w:p w14:paraId="56FD2120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c. What effect has online shopping had in your country?</w:t>
      </w:r>
    </w:p>
    <w:p w14:paraId="47ECBAE4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d. Do you think mathematics is important? </w:t>
      </w:r>
    </w:p>
    <w:p w14:paraId="5FCA96BE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7A05CFA9" w14:textId="77777777" w:rsidR="00D01A80" w:rsidRPr="00D01A80" w:rsidRDefault="00D01A80" w:rsidP="00D01A80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Hospitality - cope with - gave me a ride - helpful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27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hospitality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of people in my hometown is the thing that I am most interested in. I remember the time when I missed the last bus to the airport, my neighbour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28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gave me a ride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to the final destination without complaining. Also, I find them really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29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helpful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since they are always willing to help me whenever I have to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30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cope with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financial problems.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b. lost interest in - so - once in a blue moon - since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I watch sports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31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once in a blue moon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just on special occasions such as international competitions. I have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32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lost interest in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watching matches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33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since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 started working full time,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34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 only have the chance to watch sports with my loved ones in family gatherings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c. fan - economical - seems - shopaholics - advances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It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35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seems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to me that the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36</w:t>
      </w:r>
      <w:del w:id="2" w:author="Unknown">
        <w:r w:rsidRPr="00D01A80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a</w:delText>
        </w:r>
      </w:del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advances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 technology have made a huge impact on the shopping habits of many Vietnamese people. A great number of people in my country now become a big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37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fan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of online shopping because it is not only convenient but it is also an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38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economical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choice to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39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shopaholics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who want to save money.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d. Calculations - complex formulas - personal - multiplication - significant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Well, my major is Accountancy, so my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40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personal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view is that Maths is very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41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significant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 In fact, I generally have to cope with a lot of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42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complex formulas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not just addition, subtraction,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43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multiplication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or division. Therefore, I believe that being excellent at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44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calculations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will support me in solving the problems.</w:t>
      </w:r>
    </w:p>
    <w:p w14:paraId="4BFC8207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6: Sắp xếp các câu sau để hoàn thành phần trả lời cho đề bài IELTS SPEAKING PART 1 dưới đây</w:t>
      </w:r>
    </w:p>
    <w:p w14:paraId="3115154B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Do you think it is important to play a sport?</w:t>
      </w:r>
    </w:p>
    <w:p w14:paraId="10DEB46B" w14:textId="77777777" w:rsidR="00D01A80" w:rsidRPr="00D01A80" w:rsidRDefault="00D01A80" w:rsidP="00D01A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Is there anything you dislike about your hometown?</w:t>
      </w:r>
    </w:p>
    <w:p w14:paraId="4ABC1C00" w14:textId="77777777" w:rsidR="00D01A80" w:rsidRPr="00D01A80" w:rsidRDefault="00D01A80" w:rsidP="00D01A80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Of course./ is vital / taking up a sport/ I believe that/ to everyone.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45</w:t>
      </w:r>
      <w:del w:id="3" w:author="Unknown">
        <w:r w:rsidRPr="00D01A80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a</w:delText>
        </w:r>
      </w:del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Of course. I believe that taking up a sport is vital to everyone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Practicing sports/ diseases such as/ reduces the risk of/ regularly/ obesity and heart attack.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46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Practicing sports regularly reduces the risk of diseases such as obesity and heart attack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Also, it/ in good shape/ and recharges my battery/ keeps me/ after a long day of work.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47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Also, it keeps me in good shape and recharges my battery after a long day of work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b.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If you ask me,/ the quietness of/I cannot stand/ my hometown.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48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If you ask me, I cannot stand the quietness of my hometown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Because it/ there isn't/ and the streets/ a shopping mall/ is sparsely populated,/ or a recreational center / are not bustling/ as well.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lastRenderedPageBreak/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49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Because it is sparsely populated, there isn't a shopping mall or a recreational center and the streets are not bustling as well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However,/ it will change gradually/I believe that/ a charming place/ with far more/ and soon become/ attractive destinations.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01A8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01A8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50</w:t>
      </w:r>
      <w:r w:rsidRPr="00D01A80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However, I believe that it will change gradually and soon become a charming place with far more attractive destinations</w:t>
      </w:r>
      <w:r w:rsidRPr="00D01A80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</w:p>
    <w:p w14:paraId="7B3A6B72" w14:textId="77777777" w:rsidR="00713EF5" w:rsidRPr="00D01A80" w:rsidRDefault="00713EF5" w:rsidP="00D01A80"/>
    <w:sectPr w:rsidR="00713EF5" w:rsidRPr="00D01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80"/>
    <w:rsid w:val="00375AE7"/>
    <w:rsid w:val="00713EF5"/>
    <w:rsid w:val="00D0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A85C2A"/>
  <w15:chartTrackingRefBased/>
  <w15:docId w15:val="{F53D2DAE-6674-4091-A952-BC25BD51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D01A80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D01A80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D01A8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D01A80"/>
    <w:rPr>
      <w:b/>
      <w:bCs/>
    </w:rPr>
  </w:style>
  <w:style w:type="character" w:customStyle="1" w:styleId="replacement">
    <w:name w:val="replacement"/>
    <w:basedOn w:val="Phngmcinhcuaoanvn"/>
    <w:rsid w:val="00D01A80"/>
  </w:style>
  <w:style w:type="character" w:customStyle="1" w:styleId="txt-correct-answer">
    <w:name w:val="txt-correct-answer"/>
    <w:basedOn w:val="Phngmcinhcuaoanvn"/>
    <w:rsid w:val="00D01A80"/>
  </w:style>
  <w:style w:type="character" w:customStyle="1" w:styleId="float-left">
    <w:name w:val="float-left"/>
    <w:basedOn w:val="Phngmcinhcuaoanvn"/>
    <w:rsid w:val="00D01A80"/>
  </w:style>
  <w:style w:type="character" w:customStyle="1" w:styleId="question-number">
    <w:name w:val="question-number"/>
    <w:basedOn w:val="Phngmcinhcuaoanvn"/>
    <w:rsid w:val="00D01A80"/>
  </w:style>
  <w:style w:type="paragraph" w:customStyle="1" w:styleId="text-left">
    <w:name w:val="text-left"/>
    <w:basedOn w:val="Binhthng"/>
    <w:rsid w:val="00D01A8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inline-block">
    <w:name w:val="inline-block"/>
    <w:basedOn w:val="Phngmcinhcuaoanvn"/>
    <w:rsid w:val="00D01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2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3819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32159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1029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1643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698016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76607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2974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4574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562908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492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518122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1104685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1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385336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1893150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3406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3977884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16978046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4446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4643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</w:divsChild>
            </w:div>
          </w:divsChild>
        </w:div>
        <w:div w:id="3390464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8524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823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8079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3241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579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6015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7690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5409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741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346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69149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559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99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54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7397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4182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1158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697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684478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2242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872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6052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2565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5716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943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44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45910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3828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59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43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6477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4480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42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6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174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83988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2023-08-01T05:40:00Z</dcterms:created>
  <dcterms:modified xsi:type="dcterms:W3CDTF">2023-08-01T05:41:00Z</dcterms:modified>
</cp:coreProperties>
</file>