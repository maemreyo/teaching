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7F2E7"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Exercise 1: Chọn từ/ cụm từ tiếng Anh đã học có nghĩa tiếng Việt tương ứng dưới đây</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429"/>
        <w:gridCol w:w="2470"/>
      </w:tblGrid>
      <w:tr w:rsidR="009056C9" w:rsidRPr="009056C9" w14:paraId="34D8FABB" w14:textId="77777777" w:rsidTr="009056C9">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7E5684" w14:textId="77777777" w:rsidR="009056C9" w:rsidRPr="009056C9" w:rsidRDefault="009056C9" w:rsidP="009056C9">
            <w:pPr>
              <w:spacing w:after="0" w:line="240" w:lineRule="auto"/>
              <w:jc w:val="center"/>
              <w:rPr>
                <w:rFonts w:ascii="Arial" w:eastAsia="Times New Roman" w:hAnsi="Arial" w:cs="Arial"/>
                <w:b/>
                <w:bCs/>
                <w:kern w:val="0"/>
                <w:sz w:val="24"/>
                <w:szCs w:val="24"/>
                <w:lang w:eastAsia="vi-VN"/>
                <w14:ligatures w14:val="none"/>
              </w:rPr>
            </w:pPr>
            <w:r w:rsidRPr="009056C9">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C9F48C" w14:textId="77777777" w:rsidR="009056C9" w:rsidRPr="009056C9" w:rsidRDefault="009056C9" w:rsidP="009056C9">
            <w:pPr>
              <w:spacing w:after="0" w:line="240" w:lineRule="auto"/>
              <w:jc w:val="center"/>
              <w:rPr>
                <w:rFonts w:ascii="Arial" w:eastAsia="Times New Roman" w:hAnsi="Arial" w:cs="Arial"/>
                <w:b/>
                <w:bCs/>
                <w:kern w:val="0"/>
                <w:sz w:val="24"/>
                <w:szCs w:val="24"/>
                <w:lang w:eastAsia="vi-VN"/>
                <w14:ligatures w14:val="none"/>
              </w:rPr>
            </w:pPr>
            <w:r w:rsidRPr="009056C9">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33B5FA" w14:textId="77777777" w:rsidR="009056C9" w:rsidRPr="009056C9" w:rsidRDefault="009056C9" w:rsidP="009056C9">
            <w:pPr>
              <w:spacing w:after="0" w:line="240" w:lineRule="auto"/>
              <w:jc w:val="center"/>
              <w:rPr>
                <w:rFonts w:ascii="Arial" w:eastAsia="Times New Roman" w:hAnsi="Arial" w:cs="Arial"/>
                <w:b/>
                <w:bCs/>
                <w:kern w:val="0"/>
                <w:sz w:val="24"/>
                <w:szCs w:val="24"/>
                <w:lang w:eastAsia="vi-VN"/>
                <w14:ligatures w14:val="none"/>
              </w:rPr>
            </w:pPr>
            <w:r w:rsidRPr="009056C9">
              <w:rPr>
                <w:rFonts w:ascii="Arial" w:eastAsia="Times New Roman" w:hAnsi="Arial" w:cs="Arial"/>
                <w:b/>
                <w:bCs/>
                <w:kern w:val="0"/>
                <w:sz w:val="24"/>
                <w:szCs w:val="24"/>
                <w:lang w:eastAsia="vi-VN"/>
                <w14:ligatures w14:val="none"/>
              </w:rPr>
              <w:t>Đáp án</w:t>
            </w:r>
          </w:p>
        </w:tc>
      </w:tr>
      <w:tr w:rsidR="009056C9" w:rsidRPr="009056C9" w14:paraId="165DE964"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17B9A5"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399D06"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kern w:val="0"/>
                <w:sz w:val="21"/>
                <w:szCs w:val="21"/>
                <w:bdr w:val="single" w:sz="2" w:space="0" w:color="E5E7EB" w:frame="1"/>
                <w:lang w:eastAsia="vi-VN"/>
                <w14:ligatures w14:val="none"/>
              </w:rPr>
              <w:t>Phấn khích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0560C4"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A. Exhilarated</w:t>
            </w:r>
          </w:p>
        </w:tc>
      </w:tr>
      <w:tr w:rsidR="009056C9" w:rsidRPr="009056C9" w14:paraId="1F48FFB2"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BCF5EEC"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79430C"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kern w:val="0"/>
                <w:sz w:val="21"/>
                <w:szCs w:val="21"/>
                <w:bdr w:val="single" w:sz="2" w:space="0" w:color="E5E7EB" w:frame="1"/>
                <w:lang w:eastAsia="vi-VN"/>
                <w14:ligatures w14:val="none"/>
              </w:rPr>
              <w:t>Thực tế</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831EFE"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A. Down-to-earth</w:t>
            </w:r>
          </w:p>
        </w:tc>
      </w:tr>
      <w:tr w:rsidR="009056C9" w:rsidRPr="009056C9" w14:paraId="4039902E"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86083C"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F6C4F6"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kern w:val="0"/>
                <w:sz w:val="21"/>
                <w:szCs w:val="21"/>
                <w:bdr w:val="single" w:sz="2" w:space="0" w:color="E5E7EB" w:frame="1"/>
                <w:lang w:eastAsia="vi-VN"/>
                <w14:ligatures w14:val="none"/>
              </w:rPr>
              <w:t>Người dậy sớm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30B918"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C. Early bird</w:t>
            </w:r>
          </w:p>
        </w:tc>
      </w:tr>
      <w:tr w:rsidR="009056C9" w:rsidRPr="009056C9" w14:paraId="0D9FF77A"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5D12F8"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ADA144"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kern w:val="0"/>
                <w:sz w:val="21"/>
                <w:szCs w:val="21"/>
                <w:bdr w:val="single" w:sz="2" w:space="0" w:color="E5E7EB" w:frame="1"/>
                <w:lang w:eastAsia="vi-VN"/>
                <w14:ligatures w14:val="none"/>
              </w:rPr>
              <w:t>Cơ sở hạ tầng giao thông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2D0830"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A. Transport infrastructure</w:t>
            </w:r>
          </w:p>
        </w:tc>
      </w:tr>
      <w:tr w:rsidR="009056C9" w:rsidRPr="009056C9" w14:paraId="28B8F47F"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CE5B539"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662480"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color w:val="000000"/>
                <w:kern w:val="0"/>
                <w:sz w:val="21"/>
                <w:szCs w:val="21"/>
                <w:bdr w:val="single" w:sz="2" w:space="0" w:color="E5E7EB" w:frame="1"/>
                <w:shd w:val="clear" w:color="auto" w:fill="FFFFFF"/>
                <w:lang w:eastAsia="vi-VN"/>
                <w14:ligatures w14:val="none"/>
              </w:rPr>
              <w:t>Phong tục, tập quán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5A9954"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B. Custom</w:t>
            </w:r>
          </w:p>
        </w:tc>
      </w:tr>
      <w:tr w:rsidR="009056C9" w:rsidRPr="009056C9" w14:paraId="0D8DF074" w14:textId="77777777" w:rsidTr="009056C9">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A8882D4" w14:textId="77777777" w:rsidR="009056C9" w:rsidRPr="009056C9" w:rsidRDefault="009056C9" w:rsidP="009056C9">
            <w:pP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0FDEED"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056C9">
              <w:rPr>
                <w:rFonts w:ascii="Arial" w:eastAsia="Times New Roman" w:hAnsi="Arial" w:cs="Arial"/>
                <w:color w:val="000000"/>
                <w:kern w:val="0"/>
                <w:sz w:val="21"/>
                <w:szCs w:val="21"/>
                <w:bdr w:val="single" w:sz="2" w:space="0" w:color="E5E7EB" w:frame="1"/>
                <w:shd w:val="clear" w:color="auto" w:fill="FFFFFF"/>
                <w:lang w:eastAsia="vi-VN"/>
                <w14:ligatures w14:val="none"/>
              </w:rPr>
              <w:t>Đối phó với ai/ cái gì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0C00F7" w14:textId="77777777" w:rsidR="009056C9" w:rsidRPr="009056C9" w:rsidRDefault="009056C9" w:rsidP="009056C9">
            <w:pPr>
              <w:spacing w:after="0" w:line="240" w:lineRule="auto"/>
              <w:jc w:val="center"/>
              <w:rPr>
                <w:rFonts w:ascii="Arial" w:eastAsia="Times New Roman" w:hAnsi="Arial" w:cs="Arial"/>
                <w:kern w:val="0"/>
                <w:sz w:val="21"/>
                <w:szCs w:val="21"/>
                <w:lang w:eastAsia="vi-VN"/>
                <w14:ligatures w14:val="none"/>
              </w:rPr>
            </w:pPr>
            <w:r w:rsidRPr="009056C9">
              <w:rPr>
                <w:rFonts w:ascii="Arial" w:eastAsia="Times New Roman" w:hAnsi="Arial" w:cs="Arial"/>
                <w:kern w:val="0"/>
                <w:sz w:val="21"/>
                <w:szCs w:val="21"/>
                <w:lang w:eastAsia="vi-VN"/>
                <w14:ligatures w14:val="none"/>
              </w:rPr>
              <w:t>B. Cope with</w:t>
            </w:r>
          </w:p>
        </w:tc>
      </w:tr>
    </w:tbl>
    <w:p w14:paraId="194E5B20"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 xml:space="preserve">Exercise 2: </w:t>
      </w:r>
      <w:r w:rsidRPr="009056C9">
        <w:rPr>
          <w:rFonts w:ascii="Arial" w:eastAsia="Times New Roman" w:hAnsi="Arial" w:cs="Arial"/>
          <w:b/>
          <w:bCs/>
          <w:color w:val="000000"/>
          <w:kern w:val="0"/>
          <w:sz w:val="24"/>
          <w:szCs w:val="24"/>
          <w:lang w:eastAsia="vi-VN"/>
          <w14:ligatures w14:val="none"/>
        </w:rPr>
        <w:softHyphen/>
        <w:t>Xác định lỗi sai trong mỗi câu dưới đây và sửa bằng cách điền từ/cụm từ vào ô trống tương ứng:</w:t>
      </w:r>
    </w:p>
    <w:p w14:paraId="6E0A8AF4"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Ví dụ:</w:t>
      </w:r>
    </w:p>
    <w:p w14:paraId="2581928D"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4"/>
          <w:szCs w:val="24"/>
          <w:bdr w:val="single" w:sz="2" w:space="0" w:color="E5E7EB" w:frame="1"/>
          <w:lang w:eastAsia="vi-VN"/>
          <w14:ligatures w14:val="none"/>
        </w:rPr>
        <w:t xml:space="preserve">Lỗi sai: A </w:t>
      </w:r>
      <w:r w:rsidRPr="009056C9">
        <w:rPr>
          <w:rFonts w:ascii="Cambria Math" w:eastAsia="Times New Roman" w:hAnsi="Cambria Math" w:cs="Cambria Math"/>
          <w:color w:val="000000"/>
          <w:kern w:val="0"/>
          <w:sz w:val="24"/>
          <w:szCs w:val="24"/>
          <w:bdr w:val="single" w:sz="2" w:space="0" w:color="E5E7EB" w:frame="1"/>
          <w:lang w:eastAsia="vi-VN"/>
          <w14:ligatures w14:val="none"/>
        </w:rPr>
        <w:t>⇒</w:t>
      </w:r>
      <w:r w:rsidRPr="009056C9">
        <w:rPr>
          <w:rFonts w:ascii="Arial" w:eastAsia="Times New Roman" w:hAnsi="Arial" w:cs="Arial"/>
          <w:color w:val="000000"/>
          <w:kern w:val="0"/>
          <w:sz w:val="24"/>
          <w:szCs w:val="24"/>
          <w:bdr w:val="single" w:sz="2" w:space="0" w:color="E5E7EB" w:frame="1"/>
          <w:lang w:eastAsia="vi-VN"/>
          <w14:ligatures w14:val="none"/>
        </w:rPr>
        <w:t xml:space="preserve"> Sửa thành: am going to</w:t>
      </w:r>
    </w:p>
    <w:p w14:paraId="76DFF1E1"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shd w:val="clear" w:color="auto" w:fill="FFFFFF"/>
          <w:lang w:eastAsia="vi-VN"/>
          <w14:ligatures w14:val="none"/>
        </w:rPr>
        <w:t> </w:t>
      </w:r>
    </w:p>
    <w:p w14:paraId="084F2998" w14:textId="77777777" w:rsidR="009056C9" w:rsidRPr="009056C9" w:rsidRDefault="009056C9" w:rsidP="009056C9">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4"/>
          <w:szCs w:val="24"/>
          <w:lang w:eastAsia="vi-VN"/>
          <w14:ligatures w14:val="none"/>
        </w:rPr>
        <w:t>I AM WORKING (A) as a personal assistant at a very well-known company. I USED TO DO (B) this job since last year. I USED TO WORK (C) here as a volunteer to get a qualification and I really enjoyed it, so I WROTE (D) to the company director and asked for a job. I use my languages regularly and I work with different people from many countries.</w:t>
      </w:r>
      <w:r w:rsidRPr="009056C9">
        <w:rPr>
          <w:rFonts w:ascii="Arial" w:eastAsia="Times New Roman" w:hAnsi="Arial" w:cs="Arial"/>
          <w:color w:val="000000"/>
          <w:kern w:val="0"/>
          <w:sz w:val="24"/>
          <w:szCs w:val="24"/>
          <w:lang w:eastAsia="vi-VN"/>
          <w14:ligatures w14:val="none"/>
        </w:rPr>
        <w:br/>
        <w:t>Lỗi sai: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9056C9">
        <w:rPr>
          <w:rFonts w:ascii="Arial" w:eastAsia="Times New Roman" w:hAnsi="Arial" w:cs="Arial"/>
          <w:color w:val="008000"/>
          <w:kern w:val="0"/>
          <w:sz w:val="24"/>
          <w:szCs w:val="24"/>
          <w:bdr w:val="single" w:sz="2" w:space="0" w:color="E5E7EB" w:frame="1"/>
          <w:lang w:eastAsia="vi-VN"/>
          <w14:ligatures w14:val="none"/>
        </w:rPr>
        <w:t>B</w:t>
      </w:r>
      <w:r w:rsidRPr="009056C9">
        <w:rPr>
          <w:rFonts w:ascii="Arial" w:eastAsia="Times New Roman" w:hAnsi="Arial" w:cs="Arial"/>
          <w:color w:val="000000"/>
          <w:kern w:val="0"/>
          <w:sz w:val="24"/>
          <w:szCs w:val="24"/>
          <w:lang w:eastAsia="vi-VN"/>
          <w14:ligatures w14:val="none"/>
        </w:rPr>
        <w:t xml:space="preserve">  </w:t>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xml:space="preserve"> Sửa thành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9056C9">
        <w:rPr>
          <w:rFonts w:ascii="Arial" w:eastAsia="Times New Roman" w:hAnsi="Arial" w:cs="Arial"/>
          <w:color w:val="008000"/>
          <w:kern w:val="0"/>
          <w:sz w:val="24"/>
          <w:szCs w:val="24"/>
          <w:bdr w:val="single" w:sz="2" w:space="0" w:color="E5E7EB" w:frame="1"/>
          <w:lang w:eastAsia="vi-VN"/>
          <w14:ligatures w14:val="none"/>
        </w:rPr>
        <w:t>have done</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To be honest, I USED TO BE (A) excited about travelling alone because I THINK (B) I could refresh my mind and control everything during the trip. Recently, however, my friends often GIVE ME A RIDE (C) by their cars, so we GET USED TO (D) enjoying the trip together.</w:t>
      </w:r>
      <w:r w:rsidRPr="009056C9">
        <w:rPr>
          <w:rFonts w:ascii="Arial" w:eastAsia="Times New Roman" w:hAnsi="Arial" w:cs="Arial"/>
          <w:color w:val="000000"/>
          <w:kern w:val="0"/>
          <w:sz w:val="24"/>
          <w:szCs w:val="24"/>
          <w:lang w:eastAsia="vi-VN"/>
          <w14:ligatures w14:val="none"/>
        </w:rPr>
        <w:br/>
        <w:t>Lỗi sai: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9056C9">
        <w:rPr>
          <w:rFonts w:ascii="Arial" w:eastAsia="Times New Roman" w:hAnsi="Arial" w:cs="Arial"/>
          <w:color w:val="008000"/>
          <w:kern w:val="0"/>
          <w:sz w:val="24"/>
          <w:szCs w:val="24"/>
          <w:bdr w:val="single" w:sz="2" w:space="0" w:color="E5E7EB" w:frame="1"/>
          <w:lang w:eastAsia="vi-VN"/>
          <w14:ligatures w14:val="none"/>
        </w:rPr>
        <w:t>B</w:t>
      </w:r>
      <w:r w:rsidRPr="009056C9">
        <w:rPr>
          <w:rFonts w:ascii="Arial" w:eastAsia="Times New Roman" w:hAnsi="Arial" w:cs="Arial"/>
          <w:color w:val="000000"/>
          <w:kern w:val="0"/>
          <w:sz w:val="24"/>
          <w:szCs w:val="24"/>
          <w:lang w:eastAsia="vi-VN"/>
          <w14:ligatures w14:val="none"/>
        </w:rPr>
        <w:t xml:space="preserve">  </w:t>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xml:space="preserve"> Sửa thành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9056C9">
        <w:rPr>
          <w:rFonts w:ascii="Arial" w:eastAsia="Times New Roman" w:hAnsi="Arial" w:cs="Arial"/>
          <w:color w:val="008000"/>
          <w:kern w:val="0"/>
          <w:sz w:val="24"/>
          <w:szCs w:val="24"/>
          <w:bdr w:val="single" w:sz="2" w:space="0" w:color="E5E7EB" w:frame="1"/>
          <w:lang w:eastAsia="vi-VN"/>
          <w14:ligatures w14:val="none"/>
        </w:rPr>
        <w:t>thought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I prefer to visit places which can boost my mood. As far (A) I can remember, I WENT (B) to the most stunning beach in my country. This place BROUGHT (C) me closer to nature and made me feel EXHILARATED (D) and relaxed.</w:t>
      </w:r>
      <w:r w:rsidRPr="009056C9">
        <w:rPr>
          <w:rFonts w:ascii="Arial" w:eastAsia="Times New Roman" w:hAnsi="Arial" w:cs="Arial"/>
          <w:color w:val="000000"/>
          <w:kern w:val="0"/>
          <w:sz w:val="24"/>
          <w:szCs w:val="24"/>
          <w:lang w:eastAsia="vi-VN"/>
          <w14:ligatures w14:val="none"/>
        </w:rPr>
        <w:br/>
        <w:t>Lỗi sai: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9056C9">
        <w:rPr>
          <w:rFonts w:ascii="Arial" w:eastAsia="Times New Roman" w:hAnsi="Arial" w:cs="Arial"/>
          <w:color w:val="008000"/>
          <w:kern w:val="0"/>
          <w:sz w:val="24"/>
          <w:szCs w:val="24"/>
          <w:bdr w:val="single" w:sz="2" w:space="0" w:color="E5E7EB" w:frame="1"/>
          <w:lang w:eastAsia="vi-VN"/>
          <w14:ligatures w14:val="none"/>
        </w:rPr>
        <w:t>A</w:t>
      </w:r>
      <w:r w:rsidRPr="009056C9">
        <w:rPr>
          <w:rFonts w:ascii="Arial" w:eastAsia="Times New Roman" w:hAnsi="Arial" w:cs="Arial"/>
          <w:color w:val="000000"/>
          <w:kern w:val="0"/>
          <w:sz w:val="24"/>
          <w:szCs w:val="24"/>
          <w:lang w:eastAsia="vi-VN"/>
          <w14:ligatures w14:val="none"/>
        </w:rPr>
        <w:t xml:space="preserve">  </w:t>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xml:space="preserve"> Sửa thành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12</w:t>
      </w:r>
      <w:r w:rsidRPr="009056C9">
        <w:rPr>
          <w:rFonts w:ascii="Arial" w:eastAsia="Times New Roman" w:hAnsi="Arial" w:cs="Arial"/>
          <w:color w:val="008000"/>
          <w:kern w:val="0"/>
          <w:sz w:val="24"/>
          <w:szCs w:val="24"/>
          <w:bdr w:val="single" w:sz="2" w:space="0" w:color="E5E7EB" w:frame="1"/>
          <w:lang w:eastAsia="vi-VN"/>
          <w14:ligatures w14:val="none"/>
        </w:rPr>
        <w:t>As far as</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WITHOUT ANY DOUBT (A), learning a second language at school is NECESSARY (B) to kids. AS (C) they are younger, it is easier and faster to learn new things. In the future, being fluent in other languages DEFINITELY BRINGS (D) a lot of opportunities to those kids.</w:t>
      </w:r>
      <w:r w:rsidRPr="009056C9">
        <w:rPr>
          <w:rFonts w:ascii="Arial" w:eastAsia="Times New Roman" w:hAnsi="Arial" w:cs="Arial"/>
          <w:color w:val="000000"/>
          <w:kern w:val="0"/>
          <w:sz w:val="24"/>
          <w:szCs w:val="24"/>
          <w:lang w:eastAsia="vi-VN"/>
          <w14:ligatures w14:val="none"/>
        </w:rPr>
        <w:br/>
        <w:t>Lỗi sai: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13</w:t>
      </w:r>
      <w:r w:rsidRPr="009056C9">
        <w:rPr>
          <w:rFonts w:ascii="Arial" w:eastAsia="Times New Roman" w:hAnsi="Arial" w:cs="Arial"/>
          <w:color w:val="008000"/>
          <w:kern w:val="0"/>
          <w:sz w:val="24"/>
          <w:szCs w:val="24"/>
          <w:bdr w:val="single" w:sz="2" w:space="0" w:color="E5E7EB" w:frame="1"/>
          <w:lang w:eastAsia="vi-VN"/>
          <w14:ligatures w14:val="none"/>
        </w:rPr>
        <w:t>D</w:t>
      </w:r>
      <w:r w:rsidRPr="009056C9">
        <w:rPr>
          <w:rFonts w:ascii="Arial" w:eastAsia="Times New Roman" w:hAnsi="Arial" w:cs="Arial"/>
          <w:color w:val="000000"/>
          <w:kern w:val="0"/>
          <w:sz w:val="24"/>
          <w:szCs w:val="24"/>
          <w:lang w:eastAsia="vi-VN"/>
          <w14:ligatures w14:val="none"/>
        </w:rPr>
        <w:t xml:space="preserve">  </w:t>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xml:space="preserve"> Sửa thành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14</w:t>
      </w:r>
      <w:r w:rsidRPr="009056C9">
        <w:rPr>
          <w:rFonts w:ascii="Arial" w:eastAsia="Times New Roman" w:hAnsi="Arial" w:cs="Arial"/>
          <w:color w:val="008000"/>
          <w:kern w:val="0"/>
          <w:sz w:val="24"/>
          <w:szCs w:val="24"/>
          <w:bdr w:val="single" w:sz="2" w:space="0" w:color="E5E7EB" w:frame="1"/>
          <w:lang w:eastAsia="vi-VN"/>
          <w14:ligatures w14:val="none"/>
        </w:rPr>
        <w:t>will definitely bring</w:t>
      </w:r>
      <w:r w:rsidRPr="009056C9">
        <w:rPr>
          <w:rFonts w:ascii="Arial" w:eastAsia="Times New Roman" w:hAnsi="Arial" w:cs="Arial"/>
          <w:color w:val="000000"/>
          <w:kern w:val="0"/>
          <w:sz w:val="24"/>
          <w:szCs w:val="24"/>
          <w:lang w:eastAsia="vi-VN"/>
          <w14:ligatures w14:val="none"/>
        </w:rPr>
        <w:t> </w:t>
      </w:r>
    </w:p>
    <w:p w14:paraId="5FFB7293"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Exercise 3: Chọn những ý cần thiết để mở rộng câu trả lời cho các câu hỏi IELTS Speaking Part 1 dưới đây:</w:t>
      </w:r>
    </w:p>
    <w:p w14:paraId="4C6760BF"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15</w:t>
      </w:r>
    </w:p>
    <w:p w14:paraId="34F75614"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000000"/>
          <w:kern w:val="0"/>
          <w:sz w:val="21"/>
          <w:szCs w:val="21"/>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What was your favourite game in your childhood?</w:t>
      </w:r>
    </w:p>
    <w:p w14:paraId="71A71BDF" w14:textId="77777777" w:rsidR="009056C9" w:rsidRDefault="009056C9" w:rsidP="009056C9">
      <w:pPr>
        <w:shd w:val="clear" w:color="auto" w:fill="FFFFFF"/>
        <w:spacing w:after="0" w:line="240" w:lineRule="auto"/>
        <w:jc w:val="left"/>
        <w:rPr>
          <w:rFonts w:ascii="Arial" w:eastAsia="Times New Roman" w:hAnsi="Arial" w:cs="Arial"/>
          <w:color w:val="000000"/>
          <w:kern w:val="0"/>
          <w:sz w:val="21"/>
          <w:szCs w:val="21"/>
          <w:bdr w:val="single" w:sz="2" w:space="0" w:color="E5E7EB" w:frame="1"/>
          <w:lang w:eastAsia="vi-VN"/>
          <w14:ligatures w14:val="none"/>
        </w:rPr>
      </w:pPr>
    </w:p>
    <w:p w14:paraId="25A20E02" w14:textId="74B57DC6"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Who did you play it with?</w:t>
      </w:r>
    </w:p>
    <w:p w14:paraId="55002137"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lastRenderedPageBreak/>
        <w:t>How often did you play it?</w:t>
      </w:r>
    </w:p>
    <w:p w14:paraId="0A852DA2"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How did you feel when you played it?</w:t>
      </w:r>
    </w:p>
    <w:p w14:paraId="1D3111E6"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16</w:t>
      </w:r>
    </w:p>
    <w:p w14:paraId="7E885A89"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What’s the best place you’ve ever visited?</w:t>
      </w:r>
    </w:p>
    <w:p w14:paraId="1C0E6E88"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How was the local food?</w:t>
      </w:r>
    </w:p>
    <w:p w14:paraId="3AB33DF4"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How were the local people?</w:t>
      </w:r>
    </w:p>
    <w:p w14:paraId="095C91C3"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How were the tourist destinations and landscapes?</w:t>
      </w:r>
    </w:p>
    <w:p w14:paraId="3F508A55"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17</w:t>
      </w:r>
    </w:p>
    <w:p w14:paraId="0FD7A3F7"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Have you met a celebrity in person?</w:t>
      </w:r>
    </w:p>
    <w:p w14:paraId="20ABD9A2"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Who have you met?</w:t>
      </w:r>
    </w:p>
    <w:p w14:paraId="61BB1BB4"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How did you feel?</w:t>
      </w:r>
    </w:p>
    <w:p w14:paraId="6823672B"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18</w:t>
      </w:r>
    </w:p>
    <w:p w14:paraId="3139D495"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056C9">
        <w:rPr>
          <w:rFonts w:ascii="Arial" w:eastAsia="Times New Roman" w:hAnsi="Arial" w:cs="Arial"/>
          <w:color w:val="000000"/>
          <w:kern w:val="0"/>
          <w:sz w:val="21"/>
          <w:szCs w:val="21"/>
          <w:bdr w:val="single" w:sz="2" w:space="0" w:color="E5E7EB" w:frame="1"/>
          <w:shd w:val="clear" w:color="auto" w:fill="FFFFFF"/>
          <w:lang w:eastAsia="vi-VN"/>
          <w14:ligatures w14:val="none"/>
        </w:rPr>
        <w:t>Do you think it is necessary to protect wild animals?</w:t>
      </w:r>
    </w:p>
    <w:p w14:paraId="32763592"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Is it necessary?</w:t>
      </w:r>
    </w:p>
    <w:p w14:paraId="7BF1ED6A"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Why do you think so?</w:t>
      </w:r>
    </w:p>
    <w:p w14:paraId="789C57BA" w14:textId="77777777" w:rsidR="009056C9" w:rsidRPr="009056C9" w:rsidRDefault="009056C9" w:rsidP="009056C9">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1"/>
          <w:szCs w:val="21"/>
          <w:bdr w:val="single" w:sz="2" w:space="0" w:color="E5E7EB" w:frame="1"/>
          <w:lang w:eastAsia="vi-VN"/>
          <w14:ligatures w14:val="none"/>
        </w:rPr>
        <w:t>What should be done?</w:t>
      </w:r>
    </w:p>
    <w:p w14:paraId="20DE8411"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Exercise 4: Chọn từ/cụm từ phù hợp để hoàn thành chỗ trống trong các câu trả lời cho câu hỏi IELTS Speaking Part 1 dưới đây: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8"/>
        <w:gridCol w:w="1981"/>
        <w:gridCol w:w="2282"/>
        <w:gridCol w:w="1241"/>
        <w:gridCol w:w="1358"/>
      </w:tblGrid>
      <w:tr w:rsidR="009056C9" w:rsidRPr="009056C9" w14:paraId="1C9F3BB8" w14:textId="77777777" w:rsidTr="009056C9">
        <w:tc>
          <w:tcPr>
            <w:tcW w:w="0" w:type="auto"/>
            <w:tcBorders>
              <w:top w:val="single" w:sz="6" w:space="0" w:color="CDCDCD"/>
              <w:left w:val="single" w:sz="6" w:space="0" w:color="CDCDCD"/>
              <w:bottom w:val="single" w:sz="6" w:space="0" w:color="CDCDCD"/>
              <w:right w:val="single" w:sz="6" w:space="0" w:color="CDCDCD"/>
            </w:tcBorders>
            <w:vAlign w:val="center"/>
            <w:hideMark/>
          </w:tcPr>
          <w:p w14:paraId="137D3FA5"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down-to-earth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FF4AA6"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public transports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DF9480"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give me a ride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50D64D"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hospitality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3A4613"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interested in</w:t>
            </w:r>
          </w:p>
        </w:tc>
      </w:tr>
      <w:tr w:rsidR="009056C9" w:rsidRPr="009056C9" w14:paraId="0BFB5177" w14:textId="77777777" w:rsidTr="009056C9">
        <w:tc>
          <w:tcPr>
            <w:tcW w:w="0" w:type="auto"/>
            <w:tcBorders>
              <w:top w:val="single" w:sz="6" w:space="0" w:color="CDCDCD"/>
              <w:left w:val="single" w:sz="6" w:space="0" w:color="CDCDCD"/>
              <w:bottom w:val="single" w:sz="6" w:space="0" w:color="CDCDCD"/>
              <w:right w:val="single" w:sz="6" w:space="0" w:color="CDCDCD"/>
            </w:tcBorders>
            <w:vAlign w:val="center"/>
            <w:hideMark/>
          </w:tcPr>
          <w:p w14:paraId="23C2BC37"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reasonable  prices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BB5091"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broaden my horizons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0E8233"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transport infrastructure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A5A8DC"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kern w:val="0"/>
                <w:sz w:val="24"/>
                <w:szCs w:val="24"/>
                <w:bdr w:val="single" w:sz="2" w:space="0" w:color="E5E7EB" w:frame="1"/>
                <w:lang w:eastAsia="vi-VN"/>
                <w14:ligatures w14:val="none"/>
              </w:rPr>
              <w:t>culture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4BC618"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056C9">
              <w:rPr>
                <w:rFonts w:ascii="Arial" w:eastAsia="Times New Roman" w:hAnsi="Arial" w:cs="Arial"/>
                <w:b/>
                <w:bCs/>
                <w:kern w:val="0"/>
                <w:sz w:val="24"/>
                <w:szCs w:val="24"/>
                <w:bdr w:val="single" w:sz="2" w:space="0" w:color="E5E7EB" w:frame="1"/>
                <w:lang w:eastAsia="vi-VN"/>
                <w14:ligatures w14:val="none"/>
              </w:rPr>
              <w:t>keen</w:t>
            </w:r>
          </w:p>
        </w:tc>
      </w:tr>
    </w:tbl>
    <w:p w14:paraId="4370E9AE" w14:textId="77777777" w:rsidR="009056C9" w:rsidRPr="009056C9" w:rsidRDefault="009056C9" w:rsidP="009056C9">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4"/>
          <w:szCs w:val="24"/>
          <w:lang w:eastAsia="vi-VN"/>
          <w14:ligatures w14:val="none"/>
        </w:rPr>
        <w:t>Question: Will you learn other languages in the future?</w:t>
      </w:r>
      <w:r w:rsidRPr="009056C9">
        <w:rPr>
          <w:rFonts w:ascii="Arial" w:eastAsia="Times New Roman" w:hAnsi="Arial" w:cs="Arial"/>
          <w:color w:val="000000"/>
          <w:kern w:val="0"/>
          <w:sz w:val="24"/>
          <w:szCs w:val="24"/>
          <w:lang w:eastAsia="vi-VN"/>
          <w14:ligatures w14:val="none"/>
        </w:rPr>
        <w:br/>
        <w:t>Definitely, I will. I am thinking of learning Japanese simply because I am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19</w:t>
      </w:r>
      <w:r w:rsidRPr="009056C9">
        <w:rPr>
          <w:rFonts w:ascii="Arial" w:eastAsia="Times New Roman" w:hAnsi="Arial" w:cs="Arial"/>
          <w:color w:val="008000"/>
          <w:kern w:val="0"/>
          <w:sz w:val="24"/>
          <w:szCs w:val="24"/>
          <w:bdr w:val="single" w:sz="2" w:space="0" w:color="E5E7EB" w:frame="1"/>
          <w:lang w:eastAsia="vi-VN"/>
          <w14:ligatures w14:val="none"/>
        </w:rPr>
        <w:t>keen</w:t>
      </w:r>
      <w:r w:rsidRPr="009056C9">
        <w:rPr>
          <w:rFonts w:ascii="Arial" w:eastAsia="Times New Roman" w:hAnsi="Arial" w:cs="Arial"/>
          <w:color w:val="000000"/>
          <w:kern w:val="0"/>
          <w:sz w:val="24"/>
          <w:szCs w:val="24"/>
          <w:lang w:eastAsia="vi-VN"/>
          <w14:ligatures w14:val="none"/>
        </w:rPr>
        <w:t>  on Japanese culture. I believe that speaking a language will make it easier to understand its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20</w:t>
      </w:r>
      <w:r w:rsidRPr="009056C9">
        <w:rPr>
          <w:rFonts w:ascii="Arial" w:eastAsia="Times New Roman" w:hAnsi="Arial" w:cs="Arial"/>
          <w:color w:val="008000"/>
          <w:kern w:val="0"/>
          <w:sz w:val="24"/>
          <w:szCs w:val="24"/>
          <w:bdr w:val="single" w:sz="2" w:space="0" w:color="E5E7EB" w:frame="1"/>
          <w:lang w:eastAsia="vi-VN"/>
          <w14:ligatures w14:val="none"/>
        </w:rPr>
        <w:t>culture</w:t>
      </w:r>
      <w:r w:rsidRPr="009056C9">
        <w:rPr>
          <w:rFonts w:ascii="Arial" w:eastAsia="Times New Roman" w:hAnsi="Arial" w:cs="Arial"/>
          <w:color w:val="000000"/>
          <w:kern w:val="0"/>
          <w:sz w:val="24"/>
          <w:szCs w:val="24"/>
          <w:lang w:eastAsia="vi-VN"/>
          <w14:ligatures w14:val="none"/>
        </w:rPr>
        <w:t>  and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21</w:t>
      </w:r>
      <w:r w:rsidRPr="009056C9">
        <w:rPr>
          <w:rFonts w:ascii="Arial" w:eastAsia="Times New Roman" w:hAnsi="Arial" w:cs="Arial"/>
          <w:color w:val="008000"/>
          <w:kern w:val="0"/>
          <w:sz w:val="24"/>
          <w:szCs w:val="24"/>
          <w:bdr w:val="single" w:sz="2" w:space="0" w:color="E5E7EB" w:frame="1"/>
          <w:lang w:eastAsia="vi-VN"/>
          <w14:ligatures w14:val="none"/>
        </w:rPr>
        <w:t>broaden my horizons</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Question: How do most people travel to work where you live?</w:t>
      </w:r>
      <w:r w:rsidRPr="009056C9">
        <w:rPr>
          <w:rFonts w:ascii="Arial" w:eastAsia="Times New Roman" w:hAnsi="Arial" w:cs="Arial"/>
          <w:color w:val="000000"/>
          <w:kern w:val="0"/>
          <w:sz w:val="24"/>
          <w:szCs w:val="24"/>
          <w:lang w:eastAsia="vi-VN"/>
          <w14:ligatures w14:val="none"/>
        </w:rPr>
        <w:br/>
        <w:t>The most frequent means of transport in my area, without any doubt, are motorbikes. The roads in Vietnam are more suitable for motorbikes since they’re quite narrow for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22</w:t>
      </w:r>
      <w:r w:rsidRPr="009056C9">
        <w:rPr>
          <w:rFonts w:ascii="Arial" w:eastAsia="Times New Roman" w:hAnsi="Arial" w:cs="Arial"/>
          <w:color w:val="008000"/>
          <w:kern w:val="0"/>
          <w:sz w:val="24"/>
          <w:szCs w:val="24"/>
          <w:bdr w:val="single" w:sz="2" w:space="0" w:color="E5E7EB" w:frame="1"/>
          <w:lang w:eastAsia="vi-VN"/>
          <w14:ligatures w14:val="none"/>
        </w:rPr>
        <w:t>public transports</w:t>
      </w:r>
      <w:r w:rsidRPr="009056C9">
        <w:rPr>
          <w:rFonts w:ascii="Arial" w:eastAsia="Times New Roman" w:hAnsi="Arial" w:cs="Arial"/>
          <w:color w:val="000000"/>
          <w:kern w:val="0"/>
          <w:sz w:val="24"/>
          <w:szCs w:val="24"/>
          <w:lang w:eastAsia="vi-VN"/>
          <w14:ligatures w14:val="none"/>
        </w:rPr>
        <w:t>  like buses. However, they will become more popular as more people can afford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23</w:t>
      </w:r>
      <w:r w:rsidRPr="009056C9">
        <w:rPr>
          <w:rFonts w:ascii="Arial" w:eastAsia="Times New Roman" w:hAnsi="Arial" w:cs="Arial"/>
          <w:color w:val="008000"/>
          <w:kern w:val="0"/>
          <w:sz w:val="24"/>
          <w:szCs w:val="24"/>
          <w:bdr w:val="single" w:sz="2" w:space="0" w:color="E5E7EB" w:frame="1"/>
          <w:lang w:eastAsia="vi-VN"/>
          <w14:ligatures w14:val="none"/>
        </w:rPr>
        <w:t>reasonable prices</w:t>
      </w:r>
      <w:r w:rsidRPr="009056C9">
        <w:rPr>
          <w:rFonts w:ascii="Arial" w:eastAsia="Times New Roman" w:hAnsi="Arial" w:cs="Arial"/>
          <w:color w:val="000000"/>
          <w:kern w:val="0"/>
          <w:sz w:val="24"/>
          <w:szCs w:val="24"/>
          <w:lang w:eastAsia="vi-VN"/>
          <w14:ligatures w14:val="none"/>
        </w:rPr>
        <w:t>  and the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24</w:t>
      </w:r>
      <w:r w:rsidRPr="009056C9">
        <w:rPr>
          <w:rFonts w:ascii="Arial" w:eastAsia="Times New Roman" w:hAnsi="Arial" w:cs="Arial"/>
          <w:color w:val="008000"/>
          <w:kern w:val="0"/>
          <w:sz w:val="24"/>
          <w:szCs w:val="24"/>
          <w:bdr w:val="single" w:sz="2" w:space="0" w:color="E5E7EB" w:frame="1"/>
          <w:lang w:eastAsia="vi-VN"/>
          <w14:ligatures w14:val="none"/>
        </w:rPr>
        <w:t>transport infrastructure</w:t>
      </w:r>
      <w:r w:rsidRPr="009056C9">
        <w:rPr>
          <w:rFonts w:ascii="Arial" w:eastAsia="Times New Roman" w:hAnsi="Arial" w:cs="Arial"/>
          <w:color w:val="000000"/>
          <w:kern w:val="0"/>
          <w:sz w:val="24"/>
          <w:szCs w:val="24"/>
          <w:lang w:eastAsia="vi-VN"/>
          <w14:ligatures w14:val="none"/>
        </w:rPr>
        <w:t>  is being improved a lot.</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Question: What’s the best place you’ve ever visited?</w:t>
      </w:r>
      <w:r w:rsidRPr="009056C9">
        <w:rPr>
          <w:rFonts w:ascii="Arial" w:eastAsia="Times New Roman" w:hAnsi="Arial" w:cs="Arial"/>
          <w:color w:val="000000"/>
          <w:kern w:val="0"/>
          <w:sz w:val="24"/>
          <w:szCs w:val="24"/>
          <w:lang w:eastAsia="vi-VN"/>
          <w14:ligatures w14:val="none"/>
        </w:rPr>
        <w:br/>
        <w:t>As far as I can remember, Quy Nhon is the city that I am most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25</w:t>
      </w:r>
      <w:r w:rsidRPr="009056C9">
        <w:rPr>
          <w:rFonts w:ascii="Arial" w:eastAsia="Times New Roman" w:hAnsi="Arial" w:cs="Arial"/>
          <w:color w:val="008000"/>
          <w:kern w:val="0"/>
          <w:sz w:val="24"/>
          <w:szCs w:val="24"/>
          <w:bdr w:val="single" w:sz="2" w:space="0" w:color="E5E7EB" w:frame="1"/>
          <w:lang w:eastAsia="vi-VN"/>
          <w14:ligatures w14:val="none"/>
        </w:rPr>
        <w:t>interested in</w:t>
      </w:r>
      <w:r w:rsidRPr="009056C9">
        <w:rPr>
          <w:rFonts w:ascii="Arial" w:eastAsia="Times New Roman" w:hAnsi="Arial" w:cs="Arial"/>
          <w:color w:val="000000"/>
          <w:kern w:val="0"/>
          <w:sz w:val="24"/>
          <w:szCs w:val="24"/>
          <w:lang w:eastAsia="vi-VN"/>
          <w14:ligatures w14:val="none"/>
        </w:rPr>
        <w:t> . What impressed me was not only stunning landscapes but also the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26</w:t>
      </w:r>
      <w:r w:rsidRPr="009056C9">
        <w:rPr>
          <w:rFonts w:ascii="Arial" w:eastAsia="Times New Roman" w:hAnsi="Arial" w:cs="Arial"/>
          <w:color w:val="008000"/>
          <w:kern w:val="0"/>
          <w:sz w:val="24"/>
          <w:szCs w:val="24"/>
          <w:bdr w:val="single" w:sz="2" w:space="0" w:color="E5E7EB" w:frame="1"/>
          <w:lang w:eastAsia="vi-VN"/>
          <w14:ligatures w14:val="none"/>
        </w:rPr>
        <w:t>hospitality</w:t>
      </w:r>
      <w:r w:rsidRPr="009056C9">
        <w:rPr>
          <w:rFonts w:ascii="Arial" w:eastAsia="Times New Roman" w:hAnsi="Arial" w:cs="Arial"/>
          <w:color w:val="000000"/>
          <w:kern w:val="0"/>
          <w:sz w:val="24"/>
          <w:szCs w:val="24"/>
          <w:lang w:eastAsia="vi-VN"/>
          <w14:ligatures w14:val="none"/>
        </w:rPr>
        <w:t>  of local people here. They are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27</w:t>
      </w:r>
      <w:r w:rsidRPr="009056C9">
        <w:rPr>
          <w:rFonts w:ascii="Arial" w:eastAsia="Times New Roman" w:hAnsi="Arial" w:cs="Arial"/>
          <w:color w:val="008000"/>
          <w:kern w:val="0"/>
          <w:sz w:val="24"/>
          <w:szCs w:val="24"/>
          <w:bdr w:val="single" w:sz="2" w:space="0" w:color="E5E7EB" w:frame="1"/>
          <w:lang w:eastAsia="vi-VN"/>
          <w14:ligatures w14:val="none"/>
        </w:rPr>
        <w:t>down-to-earth</w:t>
      </w:r>
      <w:r w:rsidRPr="009056C9">
        <w:rPr>
          <w:rFonts w:ascii="Arial" w:eastAsia="Times New Roman" w:hAnsi="Arial" w:cs="Arial"/>
          <w:color w:val="000000"/>
          <w:kern w:val="0"/>
          <w:sz w:val="24"/>
          <w:szCs w:val="24"/>
          <w:lang w:eastAsia="vi-VN"/>
          <w14:ligatures w14:val="none"/>
        </w:rPr>
        <w:t>  and willing to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28</w:t>
      </w:r>
      <w:r w:rsidRPr="009056C9">
        <w:rPr>
          <w:rFonts w:ascii="Arial" w:eastAsia="Times New Roman" w:hAnsi="Arial" w:cs="Arial"/>
          <w:color w:val="008000"/>
          <w:kern w:val="0"/>
          <w:sz w:val="24"/>
          <w:szCs w:val="24"/>
          <w:bdr w:val="single" w:sz="2" w:space="0" w:color="E5E7EB" w:frame="1"/>
          <w:lang w:eastAsia="vi-VN"/>
          <w14:ligatures w14:val="none"/>
        </w:rPr>
        <w:t>give me a ride</w:t>
      </w:r>
      <w:r w:rsidRPr="009056C9">
        <w:rPr>
          <w:rFonts w:ascii="Arial" w:eastAsia="Times New Roman" w:hAnsi="Arial" w:cs="Arial"/>
          <w:color w:val="000000"/>
          <w:kern w:val="0"/>
          <w:sz w:val="24"/>
          <w:szCs w:val="24"/>
          <w:lang w:eastAsia="vi-VN"/>
          <w14:ligatures w14:val="none"/>
        </w:rPr>
        <w:t>  when I missed the last bus to the airport.</w:t>
      </w:r>
    </w:p>
    <w:p w14:paraId="5DC1972E"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Exercise 5: Viết lại các câu sau dựa các từ gợi ý trong ngoặc để hoàn thành câu trả lời cho các câu hỏi IELTS Speaking Part 1:</w:t>
      </w:r>
    </w:p>
    <w:p w14:paraId="66D1B57F"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222222"/>
          <w:kern w:val="0"/>
          <w:sz w:val="24"/>
          <w:szCs w:val="24"/>
          <w:bdr w:val="single" w:sz="2" w:space="0" w:color="E5E7EB" w:frame="1"/>
          <w:lang w:eastAsia="vi-VN"/>
          <w14:ligatures w14:val="none"/>
        </w:rPr>
        <w:t xml:space="preserve">Ví dụ: </w:t>
      </w:r>
      <w:r w:rsidRPr="009056C9">
        <w:rPr>
          <w:rFonts w:ascii="Arial" w:eastAsia="Times New Roman" w:hAnsi="Arial" w:cs="Arial"/>
          <w:color w:val="222222"/>
          <w:kern w:val="0"/>
          <w:sz w:val="24"/>
          <w:szCs w:val="24"/>
          <w:bdr w:val="single" w:sz="2" w:space="0" w:color="E5E7EB" w:frame="1"/>
          <w:lang w:eastAsia="vi-VN"/>
          <w14:ligatures w14:val="none"/>
        </w:rPr>
        <w:t>In my opinion, I dislike traffic jams in my areas. (</w:t>
      </w:r>
      <w:r w:rsidRPr="009056C9">
        <w:rPr>
          <w:rFonts w:ascii="Arial" w:eastAsia="Times New Roman" w:hAnsi="Arial" w:cs="Arial"/>
          <w:b/>
          <w:bCs/>
          <w:color w:val="222222"/>
          <w:kern w:val="0"/>
          <w:sz w:val="24"/>
          <w:szCs w:val="24"/>
          <w:bdr w:val="single" w:sz="2" w:space="0" w:color="E5E7EB" w:frame="1"/>
          <w:lang w:eastAsia="vi-VN"/>
          <w14:ligatures w14:val="none"/>
        </w:rPr>
        <w:t>CAN’T</w:t>
      </w:r>
      <w:r w:rsidRPr="009056C9">
        <w:rPr>
          <w:rFonts w:ascii="Arial" w:eastAsia="Times New Roman" w:hAnsi="Arial" w:cs="Arial"/>
          <w:color w:val="222222"/>
          <w:kern w:val="0"/>
          <w:sz w:val="24"/>
          <w:szCs w:val="24"/>
          <w:bdr w:val="single" w:sz="2" w:space="0" w:color="E5E7EB" w:frame="1"/>
          <w:lang w:eastAsia="vi-VN"/>
          <w14:ligatures w14:val="none"/>
        </w:rPr>
        <w:t>)</w:t>
      </w:r>
    </w:p>
    <w:p w14:paraId="162CB7A9"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Cambria Math" w:eastAsia="Times New Roman" w:hAnsi="Cambria Math" w:cs="Cambria Math"/>
          <w:color w:val="222222"/>
          <w:kern w:val="0"/>
          <w:sz w:val="24"/>
          <w:szCs w:val="24"/>
          <w:bdr w:val="single" w:sz="2" w:space="0" w:color="E5E7EB" w:frame="1"/>
          <w:lang w:eastAsia="vi-VN"/>
          <w14:ligatures w14:val="none"/>
        </w:rPr>
        <w:t>⇒</w:t>
      </w:r>
      <w:r w:rsidRPr="009056C9">
        <w:rPr>
          <w:rFonts w:ascii="Arial" w:eastAsia="Times New Roman" w:hAnsi="Arial" w:cs="Arial"/>
          <w:color w:val="222222"/>
          <w:kern w:val="0"/>
          <w:sz w:val="24"/>
          <w:szCs w:val="24"/>
          <w:bdr w:val="single" w:sz="2" w:space="0" w:color="E5E7EB" w:frame="1"/>
          <w:lang w:eastAsia="vi-VN"/>
          <w14:ligatures w14:val="none"/>
        </w:rPr>
        <w:t xml:space="preserve"> In my opinion, I can’t stand traffic jams in my areas.</w:t>
      </w:r>
    </w:p>
    <w:p w14:paraId="4C8E7ECC" w14:textId="77777777" w:rsidR="009056C9" w:rsidRPr="009056C9" w:rsidRDefault="009056C9" w:rsidP="009056C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29</w:t>
      </w:r>
    </w:p>
    <w:p w14:paraId="11A33EFD"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outlineLvl w:val="4"/>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lastRenderedPageBreak/>
        <w:t>I think there should be an investment in transport infrastructure like increasing bus routes and lanes in different regions (ASK)</w:t>
      </w:r>
    </w:p>
    <w:p w14:paraId="30DB3D4B" w14:textId="206732D4" w:rsidR="009056C9" w:rsidRPr="009056C9" w:rsidRDefault="009056C9" w:rsidP="009056C9">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p w14:paraId="65CB20C3"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bdr w:val="single" w:sz="2" w:space="0" w:color="E5E7EB" w:frame="1"/>
          <w:lang w:eastAsia="vi-VN"/>
          <w14:ligatures w14:val="none"/>
        </w:rPr>
        <w:t>If you ask me, there should be an investment in transport infrastructure like increasing bus routes and lanes in different regions.</w:t>
      </w:r>
    </w:p>
    <w:p w14:paraId="3CB4D3B9" w14:textId="77777777" w:rsidR="009056C9" w:rsidRPr="009056C9" w:rsidRDefault="009056C9" w:rsidP="009056C9">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lang w:eastAsia="vi-VN"/>
          <w14:ligatures w14:val="none"/>
        </w:rPr>
        <w:t>Xem gi</w:t>
      </w:r>
      <w:r w:rsidRPr="009056C9">
        <w:rPr>
          <w:rFonts w:ascii="Cambria" w:eastAsia="Times New Roman" w:hAnsi="Cambria" w:cs="Cambria"/>
          <w:color w:val="000000"/>
          <w:kern w:val="0"/>
          <w:sz w:val="24"/>
          <w:szCs w:val="24"/>
          <w:lang w:eastAsia="vi-VN"/>
          <w14:ligatures w14:val="none"/>
        </w:rPr>
        <w:t>ả</w:t>
      </w:r>
      <w:r w:rsidRPr="009056C9">
        <w:rPr>
          <w:rFonts w:ascii="Comic Sans MS" w:eastAsia="Times New Roman" w:hAnsi="Comic Sans MS" w:cs="Arial"/>
          <w:color w:val="000000"/>
          <w:kern w:val="0"/>
          <w:sz w:val="24"/>
          <w:szCs w:val="24"/>
          <w:lang w:eastAsia="vi-VN"/>
          <w14:ligatures w14:val="none"/>
        </w:rPr>
        <w:t>i th</w:t>
      </w:r>
      <w:r w:rsidRPr="009056C9">
        <w:rPr>
          <w:rFonts w:ascii="Comic Sans MS" w:eastAsia="Times New Roman" w:hAnsi="Comic Sans MS" w:cs="Comic Sans MS"/>
          <w:color w:val="000000"/>
          <w:kern w:val="0"/>
          <w:sz w:val="24"/>
          <w:szCs w:val="24"/>
          <w:lang w:eastAsia="vi-VN"/>
          <w14:ligatures w14:val="none"/>
        </w:rPr>
        <w:t>í</w:t>
      </w:r>
      <w:r w:rsidRPr="009056C9">
        <w:rPr>
          <w:rFonts w:ascii="Comic Sans MS" w:eastAsia="Times New Roman" w:hAnsi="Comic Sans MS" w:cs="Arial"/>
          <w:color w:val="000000"/>
          <w:kern w:val="0"/>
          <w:sz w:val="24"/>
          <w:szCs w:val="24"/>
          <w:lang w:eastAsia="vi-VN"/>
          <w14:ligatures w14:val="none"/>
        </w:rPr>
        <w:t>ch</w:t>
      </w:r>
    </w:p>
    <w:p w14:paraId="002B35DB" w14:textId="77777777" w:rsidR="009056C9" w:rsidRPr="009056C9" w:rsidRDefault="009056C9" w:rsidP="009056C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30</w:t>
      </w:r>
    </w:p>
    <w:p w14:paraId="14BDB747"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outlineLvl w:val="4"/>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shd w:val="clear" w:color="auto" w:fill="FFFFFF"/>
          <w:lang w:eastAsia="vi-VN"/>
          <w14:ligatures w14:val="none"/>
        </w:rPr>
        <w:t xml:space="preserve">I think that </w:t>
      </w:r>
      <w:r w:rsidRPr="009056C9">
        <w:rPr>
          <w:rFonts w:ascii="Arial" w:eastAsia="Times New Roman" w:hAnsi="Arial" w:cs="Arial"/>
          <w:b/>
          <w:bCs/>
          <w:color w:val="0D0D0D"/>
          <w:kern w:val="0"/>
          <w:sz w:val="24"/>
          <w:szCs w:val="24"/>
          <w:bdr w:val="single" w:sz="2" w:space="0" w:color="E5E7EB" w:frame="1"/>
          <w:shd w:val="clear" w:color="auto" w:fill="FFFFFF"/>
          <w:lang w:eastAsia="vi-VN"/>
          <w14:ligatures w14:val="none"/>
        </w:rPr>
        <w:t>robots play an important part in our modern life, but they will never replace humans completely (PERSONAL)</w:t>
      </w:r>
    </w:p>
    <w:p w14:paraId="0EE21820"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My personal view is that </w:t>
      </w:r>
      <w:r w:rsidRPr="009056C9">
        <w:rPr>
          <w:rFonts w:ascii="Comic Sans MS" w:eastAsia="Times New Roman" w:hAnsi="Comic Sans MS" w:cs="Arial"/>
          <w:color w:val="0D0D0D"/>
          <w:kern w:val="0"/>
          <w:sz w:val="24"/>
          <w:szCs w:val="24"/>
          <w:bdr w:val="single" w:sz="2" w:space="0" w:color="E5E7EB" w:frame="1"/>
          <w:shd w:val="clear" w:color="auto" w:fill="FFFFFF"/>
          <w:lang w:eastAsia="vi-VN"/>
          <w14:ligatures w14:val="none"/>
        </w:rPr>
        <w:t>robots play an important part in our modern life, but they will never replace humans completely</w:t>
      </w:r>
    </w:p>
    <w:p w14:paraId="12C435C1" w14:textId="77777777" w:rsidR="009056C9" w:rsidRPr="009056C9" w:rsidRDefault="009056C9" w:rsidP="009056C9">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lang w:eastAsia="vi-VN"/>
          <w14:ligatures w14:val="none"/>
        </w:rPr>
        <w:t>Xem gi</w:t>
      </w:r>
      <w:r w:rsidRPr="009056C9">
        <w:rPr>
          <w:rFonts w:ascii="Cambria" w:eastAsia="Times New Roman" w:hAnsi="Cambria" w:cs="Cambria"/>
          <w:color w:val="000000"/>
          <w:kern w:val="0"/>
          <w:sz w:val="24"/>
          <w:szCs w:val="24"/>
          <w:lang w:eastAsia="vi-VN"/>
          <w14:ligatures w14:val="none"/>
        </w:rPr>
        <w:t>ả</w:t>
      </w:r>
      <w:r w:rsidRPr="009056C9">
        <w:rPr>
          <w:rFonts w:ascii="Comic Sans MS" w:eastAsia="Times New Roman" w:hAnsi="Comic Sans MS" w:cs="Arial"/>
          <w:color w:val="000000"/>
          <w:kern w:val="0"/>
          <w:sz w:val="24"/>
          <w:szCs w:val="24"/>
          <w:lang w:eastAsia="vi-VN"/>
          <w14:ligatures w14:val="none"/>
        </w:rPr>
        <w:t>i th</w:t>
      </w:r>
      <w:r w:rsidRPr="009056C9">
        <w:rPr>
          <w:rFonts w:ascii="Comic Sans MS" w:eastAsia="Times New Roman" w:hAnsi="Comic Sans MS" w:cs="Comic Sans MS"/>
          <w:color w:val="000000"/>
          <w:kern w:val="0"/>
          <w:sz w:val="24"/>
          <w:szCs w:val="24"/>
          <w:lang w:eastAsia="vi-VN"/>
          <w14:ligatures w14:val="none"/>
        </w:rPr>
        <w:t>í</w:t>
      </w:r>
      <w:r w:rsidRPr="009056C9">
        <w:rPr>
          <w:rFonts w:ascii="Comic Sans MS" w:eastAsia="Times New Roman" w:hAnsi="Comic Sans MS" w:cs="Arial"/>
          <w:color w:val="000000"/>
          <w:kern w:val="0"/>
          <w:sz w:val="24"/>
          <w:szCs w:val="24"/>
          <w:lang w:eastAsia="vi-VN"/>
          <w14:ligatures w14:val="none"/>
        </w:rPr>
        <w:t>ch</w:t>
      </w:r>
    </w:p>
    <w:p w14:paraId="0C4EF473" w14:textId="77777777" w:rsidR="009056C9" w:rsidRPr="009056C9" w:rsidRDefault="009056C9" w:rsidP="009056C9">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1479F4"/>
          <w:kern w:val="0"/>
          <w:sz w:val="24"/>
          <w:szCs w:val="24"/>
          <w:bdr w:val="single" w:sz="6" w:space="2" w:color="1479F4" w:frame="1"/>
          <w:lang w:eastAsia="vi-VN"/>
          <w14:ligatures w14:val="none"/>
        </w:rPr>
        <w:t>31</w:t>
      </w:r>
    </w:p>
    <w:p w14:paraId="4C049041"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outlineLvl w:val="4"/>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Nowadays, my life is busy with work all the time and I like having a hobby to relax in my off-hours (USEFUL; HAIR)</w:t>
      </w:r>
    </w:p>
    <w:p w14:paraId="60EF8FEC"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lang w:eastAsia="vi-VN"/>
          <w14:ligatures w14:val="none"/>
        </w:rPr>
        <w:t> </w:t>
      </w:r>
      <w:r w:rsidRPr="009056C9">
        <w:rPr>
          <w:rFonts w:ascii="Comic Sans MS" w:eastAsia="Times New Roman" w:hAnsi="Comic Sans MS" w:cs="Arial"/>
          <w:color w:val="000000"/>
          <w:kern w:val="0"/>
          <w:sz w:val="24"/>
          <w:szCs w:val="24"/>
          <w:bdr w:val="single" w:sz="2" w:space="0" w:color="E5E7EB" w:frame="1"/>
          <w:lang w:eastAsia="vi-VN"/>
          <w14:ligatures w14:val="none"/>
        </w:rPr>
        <w:t>Nowadays, my life is busy with work all the time and I find having a hobby useful to let my hair down in my off-hours.</w:t>
      </w:r>
    </w:p>
    <w:p w14:paraId="6171336A" w14:textId="77777777" w:rsidR="009056C9" w:rsidRPr="009056C9" w:rsidRDefault="009056C9" w:rsidP="009056C9">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056C9">
        <w:rPr>
          <w:rFonts w:ascii="Comic Sans MS" w:eastAsia="Times New Roman" w:hAnsi="Comic Sans MS" w:cs="Arial"/>
          <w:color w:val="000000"/>
          <w:kern w:val="0"/>
          <w:sz w:val="24"/>
          <w:szCs w:val="24"/>
          <w:lang w:eastAsia="vi-VN"/>
          <w14:ligatures w14:val="none"/>
        </w:rPr>
        <w:t>Xem gi</w:t>
      </w:r>
      <w:r w:rsidRPr="009056C9">
        <w:rPr>
          <w:rFonts w:ascii="Cambria" w:eastAsia="Times New Roman" w:hAnsi="Cambria" w:cs="Cambria"/>
          <w:color w:val="000000"/>
          <w:kern w:val="0"/>
          <w:sz w:val="24"/>
          <w:szCs w:val="24"/>
          <w:lang w:eastAsia="vi-VN"/>
          <w14:ligatures w14:val="none"/>
        </w:rPr>
        <w:t>ả</w:t>
      </w:r>
      <w:r w:rsidRPr="009056C9">
        <w:rPr>
          <w:rFonts w:ascii="Comic Sans MS" w:eastAsia="Times New Roman" w:hAnsi="Comic Sans MS" w:cs="Arial"/>
          <w:color w:val="000000"/>
          <w:kern w:val="0"/>
          <w:sz w:val="24"/>
          <w:szCs w:val="24"/>
          <w:lang w:eastAsia="vi-VN"/>
          <w14:ligatures w14:val="none"/>
        </w:rPr>
        <w:t>i th</w:t>
      </w:r>
      <w:r w:rsidRPr="009056C9">
        <w:rPr>
          <w:rFonts w:ascii="Comic Sans MS" w:eastAsia="Times New Roman" w:hAnsi="Comic Sans MS" w:cs="Comic Sans MS"/>
          <w:color w:val="000000"/>
          <w:kern w:val="0"/>
          <w:sz w:val="24"/>
          <w:szCs w:val="24"/>
          <w:lang w:eastAsia="vi-VN"/>
          <w14:ligatures w14:val="none"/>
        </w:rPr>
        <w:t>í</w:t>
      </w:r>
      <w:r w:rsidRPr="009056C9">
        <w:rPr>
          <w:rFonts w:ascii="Comic Sans MS" w:eastAsia="Times New Roman" w:hAnsi="Comic Sans MS" w:cs="Arial"/>
          <w:color w:val="000000"/>
          <w:kern w:val="0"/>
          <w:sz w:val="24"/>
          <w:szCs w:val="24"/>
          <w:lang w:eastAsia="vi-VN"/>
          <w14:ligatures w14:val="none"/>
        </w:rPr>
        <w:t>ch</w:t>
      </w:r>
    </w:p>
    <w:p w14:paraId="4ECE4BD0"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056C9">
        <w:rPr>
          <w:rFonts w:ascii="Arial" w:eastAsia="Times New Roman" w:hAnsi="Arial" w:cs="Arial"/>
          <w:b/>
          <w:bCs/>
          <w:color w:val="000000"/>
          <w:kern w:val="0"/>
          <w:sz w:val="24"/>
          <w:szCs w:val="24"/>
          <w:lang w:eastAsia="vi-VN"/>
          <w14:ligatures w14:val="none"/>
        </w:rPr>
        <w:t>Exercise 6: Sắp xếp các câu sau để hoàn thành phần trả lời cho đề bài IELTS SPEAKING PART 1 dưới đây</w:t>
      </w:r>
    </w:p>
    <w:p w14:paraId="5B3F5064" w14:textId="77777777" w:rsidR="009056C9" w:rsidRPr="009056C9" w:rsidRDefault="009056C9" w:rsidP="009056C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b/>
          <w:bCs/>
          <w:color w:val="000000"/>
          <w:kern w:val="0"/>
          <w:sz w:val="24"/>
          <w:szCs w:val="24"/>
          <w:bdr w:val="single" w:sz="2" w:space="0" w:color="E5E7EB" w:frame="1"/>
          <w:lang w:eastAsia="vi-VN"/>
          <w14:ligatures w14:val="none"/>
        </w:rPr>
        <w:t>Lưu ý: Cần chia động từ ở thì phù hợp</w:t>
      </w:r>
    </w:p>
    <w:p w14:paraId="26FBE066" w14:textId="77777777" w:rsidR="009056C9" w:rsidRPr="009056C9" w:rsidRDefault="009056C9" w:rsidP="009056C9">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056C9">
        <w:rPr>
          <w:rFonts w:ascii="Arial" w:eastAsia="Times New Roman" w:hAnsi="Arial" w:cs="Arial"/>
          <w:color w:val="000000"/>
          <w:kern w:val="0"/>
          <w:sz w:val="24"/>
          <w:szCs w:val="24"/>
          <w:lang w:eastAsia="vi-VN"/>
          <w14:ligatures w14:val="none"/>
        </w:rPr>
        <w:t>Question 1: Do you think robots will replace human beings in the workplace completely?</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My personal view be/ an important part/ that robots play/ in our modern life, but / they never replace/ humans completely.</w:t>
      </w:r>
      <w:r w:rsidRPr="009056C9">
        <w:rPr>
          <w:rFonts w:ascii="Arial" w:eastAsia="Times New Roman" w:hAnsi="Arial" w:cs="Arial"/>
          <w:color w:val="000000"/>
          <w:kern w:val="0"/>
          <w:sz w:val="24"/>
          <w:szCs w:val="24"/>
          <w:lang w:eastAsia="vi-VN"/>
          <w14:ligatures w14:val="none"/>
        </w:rPr>
        <w:br/>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32</w:t>
      </w:r>
      <w:del w:id="0" w:author="Unknown">
        <w:r w:rsidRPr="009056C9">
          <w:rPr>
            <w:rFonts w:ascii="Arial" w:eastAsia="Times New Roman" w:hAnsi="Arial" w:cs="Arial"/>
            <w:color w:val="FF4500"/>
            <w:kern w:val="0"/>
            <w:sz w:val="24"/>
            <w:szCs w:val="24"/>
            <w:bdr w:val="single" w:sz="2" w:space="0" w:color="E5E7EB" w:frame="1"/>
            <w:lang w:eastAsia="vi-VN"/>
            <w14:ligatures w14:val="none"/>
          </w:rPr>
          <w:delText>s</w:delText>
        </w:r>
      </w:del>
      <w:r w:rsidRPr="009056C9">
        <w:rPr>
          <w:rFonts w:ascii="Arial" w:eastAsia="Times New Roman" w:hAnsi="Arial" w:cs="Arial"/>
          <w:color w:val="008000"/>
          <w:kern w:val="0"/>
          <w:sz w:val="24"/>
          <w:szCs w:val="24"/>
          <w:bdr w:val="single" w:sz="2" w:space="0" w:color="E5E7EB" w:frame="1"/>
          <w:lang w:eastAsia="vi-VN"/>
          <w14:ligatures w14:val="none"/>
        </w:rPr>
        <w:t>My personal view is that robots play an important part in our modern life, but they will never replace humans completely</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For example,/ to respond to questions/ robots lack the capacity/ instantly in a meeting/ emotional problems/ or cope with/ in the workplace.</w:t>
      </w:r>
      <w:r w:rsidRPr="009056C9">
        <w:rPr>
          <w:rFonts w:ascii="Arial" w:eastAsia="Times New Roman" w:hAnsi="Arial" w:cs="Arial"/>
          <w:color w:val="000000"/>
          <w:kern w:val="0"/>
          <w:sz w:val="24"/>
          <w:szCs w:val="24"/>
          <w:lang w:eastAsia="vi-VN"/>
          <w14:ligatures w14:val="none"/>
        </w:rPr>
        <w:br/>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33</w:t>
      </w:r>
      <w:r w:rsidRPr="009056C9">
        <w:rPr>
          <w:rFonts w:ascii="Arial" w:eastAsia="Times New Roman" w:hAnsi="Arial" w:cs="Arial"/>
          <w:color w:val="008000"/>
          <w:kern w:val="0"/>
          <w:sz w:val="24"/>
          <w:szCs w:val="24"/>
          <w:bdr w:val="single" w:sz="2" w:space="0" w:color="E5E7EB" w:frame="1"/>
          <w:lang w:eastAsia="vi-VN"/>
          <w14:ligatures w14:val="none"/>
        </w:rPr>
        <w:t>For example, robots lack the capacity to respond to questions instantly in a meeting or cope with emotional problems in the workplace</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Question 2: How would you reduce the traffic problems in your area?</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lastRenderedPageBreak/>
        <w:br/>
        <w:t>If you ask me,/ an investment in/ there should be/ increasing bus routes / transport infrastructures like/ in different regions./ and lanes/</w:t>
      </w:r>
      <w:r w:rsidRPr="009056C9">
        <w:rPr>
          <w:rFonts w:ascii="Arial" w:eastAsia="Times New Roman" w:hAnsi="Arial" w:cs="Arial"/>
          <w:color w:val="000000"/>
          <w:kern w:val="0"/>
          <w:sz w:val="24"/>
          <w:szCs w:val="24"/>
          <w:lang w:eastAsia="vi-VN"/>
          <w14:ligatures w14:val="none"/>
        </w:rPr>
        <w:br/>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34</w:t>
      </w:r>
      <w:r w:rsidRPr="009056C9">
        <w:rPr>
          <w:rFonts w:ascii="Arial" w:eastAsia="Times New Roman" w:hAnsi="Arial" w:cs="Arial"/>
          <w:color w:val="008000"/>
          <w:kern w:val="0"/>
          <w:sz w:val="24"/>
          <w:szCs w:val="24"/>
          <w:bdr w:val="single" w:sz="2" w:space="0" w:color="E5E7EB" w:frame="1"/>
          <w:lang w:eastAsia="vi-VN"/>
          <w14:ligatures w14:val="none"/>
        </w:rPr>
        <w:t>If you ask me, there should be an investment in transport infrastructures like increasing bus routes and lanes in different regions</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This would/ the number of/ really help lower/ personal vehicles/ on the roads.</w:t>
      </w:r>
      <w:r w:rsidRPr="009056C9">
        <w:rPr>
          <w:rFonts w:ascii="Arial" w:eastAsia="Times New Roman" w:hAnsi="Arial" w:cs="Arial"/>
          <w:color w:val="000000"/>
          <w:kern w:val="0"/>
          <w:sz w:val="24"/>
          <w:szCs w:val="24"/>
          <w:lang w:eastAsia="vi-VN"/>
          <w14:ligatures w14:val="none"/>
        </w:rPr>
        <w:br/>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35</w:t>
      </w:r>
      <w:r w:rsidRPr="009056C9">
        <w:rPr>
          <w:rFonts w:ascii="Arial" w:eastAsia="Times New Roman" w:hAnsi="Arial" w:cs="Arial"/>
          <w:color w:val="008000"/>
          <w:kern w:val="0"/>
          <w:sz w:val="24"/>
          <w:szCs w:val="24"/>
          <w:bdr w:val="single" w:sz="2" w:space="0" w:color="E5E7EB" w:frame="1"/>
          <w:lang w:eastAsia="vi-VN"/>
          <w14:ligatures w14:val="none"/>
        </w:rPr>
        <w:t>This would really help lower the number of personal vehicles on the roads</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color w:val="000000"/>
          <w:kern w:val="0"/>
          <w:sz w:val="24"/>
          <w:szCs w:val="24"/>
          <w:lang w:eastAsia="vi-VN"/>
          <w14:ligatures w14:val="none"/>
        </w:rPr>
        <w:br/>
      </w:r>
      <w:r w:rsidRPr="009056C9">
        <w:rPr>
          <w:rFonts w:ascii="Arial" w:eastAsia="Times New Roman" w:hAnsi="Arial" w:cs="Arial"/>
          <w:color w:val="000000"/>
          <w:kern w:val="0"/>
          <w:sz w:val="24"/>
          <w:szCs w:val="24"/>
          <w:lang w:eastAsia="vi-VN"/>
          <w14:ligatures w14:val="none"/>
        </w:rPr>
        <w:br/>
        <w:t>Besides,/ I think/ for public transports/ offering reasonable prices/ make them more attractive/ like buses/ to commuters.</w:t>
      </w:r>
      <w:r w:rsidRPr="009056C9">
        <w:rPr>
          <w:rFonts w:ascii="Arial" w:eastAsia="Times New Roman" w:hAnsi="Arial" w:cs="Arial"/>
          <w:color w:val="000000"/>
          <w:kern w:val="0"/>
          <w:sz w:val="24"/>
          <w:szCs w:val="24"/>
          <w:lang w:eastAsia="vi-VN"/>
          <w14:ligatures w14:val="none"/>
        </w:rPr>
        <w:br/>
      </w:r>
      <w:r w:rsidRPr="009056C9">
        <w:rPr>
          <w:rFonts w:ascii="Cambria Math" w:eastAsia="Times New Roman" w:hAnsi="Cambria Math" w:cs="Cambria Math"/>
          <w:color w:val="000000"/>
          <w:kern w:val="0"/>
          <w:sz w:val="24"/>
          <w:szCs w:val="24"/>
          <w:lang w:eastAsia="vi-VN"/>
          <w14:ligatures w14:val="none"/>
        </w:rPr>
        <w:t>⇒</w:t>
      </w:r>
      <w:r w:rsidRPr="009056C9">
        <w:rPr>
          <w:rFonts w:ascii="Arial" w:eastAsia="Times New Roman" w:hAnsi="Arial" w:cs="Arial"/>
          <w:color w:val="000000"/>
          <w:kern w:val="0"/>
          <w:sz w:val="24"/>
          <w:szCs w:val="24"/>
          <w:lang w:eastAsia="vi-VN"/>
          <w14:ligatures w14:val="none"/>
        </w:rPr>
        <w:t> </w:t>
      </w:r>
      <w:r w:rsidRPr="009056C9">
        <w:rPr>
          <w:rFonts w:ascii="Arial" w:eastAsia="Times New Roman" w:hAnsi="Arial" w:cs="Arial"/>
          <w:b/>
          <w:bCs/>
          <w:color w:val="FFFFFF"/>
          <w:kern w:val="0"/>
          <w:sz w:val="24"/>
          <w:szCs w:val="24"/>
          <w:bdr w:val="single" w:sz="6" w:space="2" w:color="EE5151" w:frame="1"/>
          <w:shd w:val="clear" w:color="auto" w:fill="EE5151"/>
          <w:lang w:eastAsia="vi-VN"/>
          <w14:ligatures w14:val="none"/>
        </w:rPr>
        <w:t>36</w:t>
      </w:r>
      <w:r w:rsidRPr="009056C9">
        <w:rPr>
          <w:rFonts w:ascii="Arial" w:eastAsia="Times New Roman" w:hAnsi="Arial" w:cs="Arial"/>
          <w:color w:val="008000"/>
          <w:kern w:val="0"/>
          <w:sz w:val="24"/>
          <w:szCs w:val="24"/>
          <w:bdr w:val="single" w:sz="2" w:space="0" w:color="E5E7EB" w:frame="1"/>
          <w:lang w:eastAsia="vi-VN"/>
          <w14:ligatures w14:val="none"/>
        </w:rPr>
        <w:t>Besides, I think offering reasonable prices for public transports like buses will make them more attractive to commu</w:t>
      </w:r>
    </w:p>
    <w:p w14:paraId="3F13E17B"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6C9"/>
    <w:rsid w:val="00375AE7"/>
    <w:rsid w:val="00713EF5"/>
    <w:rsid w:val="009056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B01C"/>
  <w15:chartTrackingRefBased/>
  <w15:docId w15:val="{97E104CF-B22E-4572-8558-CA6D3EEF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9056C9"/>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9056C9"/>
    <w:rPr>
      <w:rFonts w:eastAsia="Times New Roman" w:cs="Times New Roman"/>
      <w:b/>
      <w:bCs/>
      <w:kern w:val="0"/>
      <w:sz w:val="24"/>
      <w:szCs w:val="24"/>
      <w:lang w:eastAsia="vi-VN"/>
      <w14:ligatures w14:val="none"/>
    </w:rPr>
  </w:style>
  <w:style w:type="character" w:customStyle="1" w:styleId="question-number">
    <w:name w:val="question-number"/>
    <w:basedOn w:val="Phngmcinhcuaoanvn"/>
    <w:rsid w:val="009056C9"/>
  </w:style>
  <w:style w:type="paragraph" w:styleId="ThngthngWeb">
    <w:name w:val="Normal (Web)"/>
    <w:basedOn w:val="Binhthng"/>
    <w:uiPriority w:val="99"/>
    <w:semiHidden/>
    <w:unhideWhenUsed/>
    <w:rsid w:val="009056C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has-text-danger">
    <w:name w:val="has-text-danger"/>
    <w:basedOn w:val="Phngmcinhcuaoanvn"/>
    <w:rsid w:val="009056C9"/>
  </w:style>
  <w:style w:type="character" w:styleId="Manh">
    <w:name w:val="Strong"/>
    <w:basedOn w:val="Phngmcinhcuaoanvn"/>
    <w:uiPriority w:val="22"/>
    <w:qFormat/>
    <w:rsid w:val="009056C9"/>
    <w:rPr>
      <w:b/>
      <w:bCs/>
    </w:rPr>
  </w:style>
  <w:style w:type="character" w:customStyle="1" w:styleId="replacement">
    <w:name w:val="replacement"/>
    <w:basedOn w:val="Phngmcinhcuaoanvn"/>
    <w:rsid w:val="009056C9"/>
  </w:style>
  <w:style w:type="character" w:customStyle="1" w:styleId="txt-correct-answer">
    <w:name w:val="txt-correct-answer"/>
    <w:basedOn w:val="Phngmcinhcuaoanvn"/>
    <w:rsid w:val="009056C9"/>
  </w:style>
  <w:style w:type="character" w:customStyle="1" w:styleId="font-balo">
    <w:name w:val="font-balo"/>
    <w:basedOn w:val="Phngmcinhcuaoanvn"/>
    <w:rsid w:val="009056C9"/>
  </w:style>
  <w:style w:type="paragraph" w:customStyle="1" w:styleId="text-left1">
    <w:name w:val="text-left1"/>
    <w:basedOn w:val="Binhthng"/>
    <w:rsid w:val="009056C9"/>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inline-block">
    <w:name w:val="inline-block"/>
    <w:basedOn w:val="Phngmcinhcuaoanvn"/>
    <w:rsid w:val="00905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92734">
      <w:bodyDiv w:val="1"/>
      <w:marLeft w:val="0"/>
      <w:marRight w:val="0"/>
      <w:marTop w:val="0"/>
      <w:marBottom w:val="0"/>
      <w:divBdr>
        <w:top w:val="none" w:sz="0" w:space="0" w:color="auto"/>
        <w:left w:val="none" w:sz="0" w:space="0" w:color="auto"/>
        <w:bottom w:val="none" w:sz="0" w:space="0" w:color="auto"/>
        <w:right w:val="none" w:sz="0" w:space="0" w:color="auto"/>
      </w:divBdr>
      <w:divsChild>
        <w:div w:id="886647313">
          <w:marLeft w:val="0"/>
          <w:marRight w:val="0"/>
          <w:marTop w:val="0"/>
          <w:marBottom w:val="0"/>
          <w:divBdr>
            <w:top w:val="single" w:sz="2" w:space="0" w:color="E5E7EB"/>
            <w:left w:val="single" w:sz="2" w:space="0" w:color="E5E7EB"/>
            <w:bottom w:val="single" w:sz="2" w:space="0" w:color="E5E7EB"/>
            <w:right w:val="single" w:sz="2" w:space="0" w:color="E5E7EB"/>
          </w:divBdr>
        </w:div>
        <w:div w:id="1397699921">
          <w:marLeft w:val="0"/>
          <w:marRight w:val="0"/>
          <w:marTop w:val="0"/>
          <w:marBottom w:val="0"/>
          <w:divBdr>
            <w:top w:val="single" w:sz="2" w:space="0" w:color="E5E7EB"/>
            <w:left w:val="single" w:sz="2" w:space="0" w:color="E5E7EB"/>
            <w:bottom w:val="single" w:sz="2" w:space="0" w:color="E5E7EB"/>
            <w:right w:val="single" w:sz="2" w:space="0" w:color="E5E7EB"/>
          </w:divBdr>
        </w:div>
        <w:div w:id="373772098">
          <w:marLeft w:val="0"/>
          <w:marRight w:val="0"/>
          <w:marTop w:val="0"/>
          <w:marBottom w:val="0"/>
          <w:divBdr>
            <w:top w:val="single" w:sz="2" w:space="0" w:color="E5E7EB"/>
            <w:left w:val="single" w:sz="2" w:space="0" w:color="E5E7EB"/>
            <w:bottom w:val="single" w:sz="2" w:space="0" w:color="E5E7EB"/>
            <w:right w:val="single" w:sz="2" w:space="0" w:color="E5E7EB"/>
          </w:divBdr>
          <w:divsChild>
            <w:div w:id="202787896">
              <w:marLeft w:val="0"/>
              <w:marRight w:val="0"/>
              <w:marTop w:val="0"/>
              <w:marBottom w:val="0"/>
              <w:divBdr>
                <w:top w:val="single" w:sz="2" w:space="0" w:color="E5E7EB"/>
                <w:left w:val="single" w:sz="2" w:space="0" w:color="E5E7EB"/>
                <w:bottom w:val="single" w:sz="2" w:space="0" w:color="E5E7EB"/>
                <w:right w:val="single" w:sz="2" w:space="0" w:color="E5E7EB"/>
              </w:divBdr>
              <w:divsChild>
                <w:div w:id="643200068">
                  <w:marLeft w:val="0"/>
                  <w:marRight w:val="0"/>
                  <w:marTop w:val="0"/>
                  <w:marBottom w:val="0"/>
                  <w:divBdr>
                    <w:top w:val="single" w:sz="2" w:space="0" w:color="E5E7EB"/>
                    <w:left w:val="single" w:sz="2" w:space="0" w:color="E5E7EB"/>
                    <w:bottom w:val="single" w:sz="2" w:space="0" w:color="E5E7EB"/>
                    <w:right w:val="single" w:sz="2" w:space="0" w:color="E5E7EB"/>
                  </w:divBdr>
                  <w:divsChild>
                    <w:div w:id="1010720218">
                      <w:marLeft w:val="0"/>
                      <w:marRight w:val="0"/>
                      <w:marTop w:val="0"/>
                      <w:marBottom w:val="0"/>
                      <w:divBdr>
                        <w:top w:val="single" w:sz="2" w:space="0" w:color="E5E7EB"/>
                        <w:left w:val="single" w:sz="2" w:space="0" w:color="E5E7EB"/>
                        <w:bottom w:val="single" w:sz="2" w:space="0" w:color="E5E7EB"/>
                        <w:right w:val="single" w:sz="2" w:space="0" w:color="E5E7EB"/>
                      </w:divBdr>
                      <w:divsChild>
                        <w:div w:id="1843351946">
                          <w:marLeft w:val="0"/>
                          <w:marRight w:val="0"/>
                          <w:marTop w:val="0"/>
                          <w:marBottom w:val="0"/>
                          <w:divBdr>
                            <w:top w:val="single" w:sz="2" w:space="0" w:color="E5E7EB"/>
                            <w:left w:val="single" w:sz="2" w:space="0" w:color="E5E7EB"/>
                            <w:bottom w:val="single" w:sz="2" w:space="0" w:color="E5E7EB"/>
                            <w:right w:val="single" w:sz="2" w:space="0" w:color="E5E7EB"/>
                          </w:divBdr>
                          <w:divsChild>
                            <w:div w:id="1546021765">
                              <w:marLeft w:val="0"/>
                              <w:marRight w:val="0"/>
                              <w:marTop w:val="0"/>
                              <w:marBottom w:val="0"/>
                              <w:divBdr>
                                <w:top w:val="single" w:sz="2" w:space="0" w:color="E5E7EB"/>
                                <w:left w:val="single" w:sz="2" w:space="0" w:color="E5E7EB"/>
                                <w:bottom w:val="single" w:sz="2" w:space="0" w:color="E5E7EB"/>
                                <w:right w:val="single" w:sz="2" w:space="0" w:color="E5E7EB"/>
                              </w:divBdr>
                              <w:divsChild>
                                <w:div w:id="160047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786356">
                              <w:marLeft w:val="0"/>
                              <w:marRight w:val="0"/>
                              <w:marTop w:val="0"/>
                              <w:marBottom w:val="0"/>
                              <w:divBdr>
                                <w:top w:val="single" w:sz="2" w:space="0" w:color="E5E7EB"/>
                                <w:left w:val="single" w:sz="2" w:space="0" w:color="E5E7EB"/>
                                <w:bottom w:val="single" w:sz="2" w:space="0" w:color="E5E7EB"/>
                                <w:right w:val="single" w:sz="2" w:space="0" w:color="E5E7EB"/>
                              </w:divBdr>
                              <w:divsChild>
                                <w:div w:id="117450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8942264">
                              <w:marLeft w:val="0"/>
                              <w:marRight w:val="0"/>
                              <w:marTop w:val="150"/>
                              <w:marBottom w:val="0"/>
                              <w:divBdr>
                                <w:top w:val="single" w:sz="2" w:space="0" w:color="E5E7EB"/>
                                <w:left w:val="single" w:sz="2" w:space="0" w:color="E5E7EB"/>
                                <w:bottom w:val="single" w:sz="2" w:space="0" w:color="E5E7EB"/>
                                <w:right w:val="single" w:sz="2" w:space="0" w:color="E5E7EB"/>
                              </w:divBdr>
                            </w:div>
                            <w:div w:id="2120877451">
                              <w:marLeft w:val="0"/>
                              <w:marRight w:val="0"/>
                              <w:marTop w:val="150"/>
                              <w:marBottom w:val="0"/>
                              <w:divBdr>
                                <w:top w:val="single" w:sz="2" w:space="0" w:color="E5E7EB"/>
                                <w:left w:val="single" w:sz="2" w:space="0" w:color="E5E7EB"/>
                                <w:bottom w:val="single" w:sz="2" w:space="0" w:color="E5E7EB"/>
                                <w:right w:val="single" w:sz="2" w:space="0" w:color="E5E7EB"/>
                              </w:divBdr>
                            </w:div>
                            <w:div w:id="757289133">
                              <w:marLeft w:val="0"/>
                              <w:marRight w:val="0"/>
                              <w:marTop w:val="150"/>
                              <w:marBottom w:val="0"/>
                              <w:divBdr>
                                <w:top w:val="single" w:sz="2" w:space="0" w:color="E5E7EB"/>
                                <w:left w:val="single" w:sz="2" w:space="0" w:color="E5E7EB"/>
                                <w:bottom w:val="single" w:sz="2" w:space="0" w:color="E5E7EB"/>
                                <w:right w:val="single" w:sz="2" w:space="0" w:color="E5E7EB"/>
                              </w:divBdr>
                            </w:div>
                            <w:div w:id="393162229">
                              <w:marLeft w:val="0"/>
                              <w:marRight w:val="0"/>
                              <w:marTop w:val="150"/>
                              <w:marBottom w:val="0"/>
                              <w:divBdr>
                                <w:top w:val="single" w:sz="2" w:space="0" w:color="E5E7EB"/>
                                <w:left w:val="single" w:sz="2" w:space="0" w:color="E5E7EB"/>
                                <w:bottom w:val="single" w:sz="2" w:space="0" w:color="E5E7EB"/>
                                <w:right w:val="single" w:sz="2" w:space="0" w:color="E5E7EB"/>
                              </w:divBdr>
                            </w:div>
                            <w:div w:id="745035064">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 w:id="1041787002">
                  <w:marLeft w:val="0"/>
                  <w:marRight w:val="0"/>
                  <w:marTop w:val="0"/>
                  <w:marBottom w:val="0"/>
                  <w:divBdr>
                    <w:top w:val="single" w:sz="2" w:space="0" w:color="E5E7EB"/>
                    <w:left w:val="single" w:sz="2" w:space="0" w:color="E5E7EB"/>
                    <w:bottom w:val="single" w:sz="2" w:space="0" w:color="E5E7EB"/>
                    <w:right w:val="single" w:sz="2" w:space="0" w:color="E5E7EB"/>
                  </w:divBdr>
                  <w:divsChild>
                    <w:div w:id="527135670">
                      <w:marLeft w:val="0"/>
                      <w:marRight w:val="0"/>
                      <w:marTop w:val="0"/>
                      <w:marBottom w:val="0"/>
                      <w:divBdr>
                        <w:top w:val="single" w:sz="2" w:space="0" w:color="E5E7EB"/>
                        <w:left w:val="single" w:sz="2" w:space="0" w:color="E5E7EB"/>
                        <w:bottom w:val="single" w:sz="2" w:space="0" w:color="E5E7EB"/>
                        <w:right w:val="single" w:sz="2" w:space="0" w:color="E5E7EB"/>
                      </w:divBdr>
                      <w:divsChild>
                        <w:div w:id="105542471">
                          <w:marLeft w:val="0"/>
                          <w:marRight w:val="0"/>
                          <w:marTop w:val="0"/>
                          <w:marBottom w:val="0"/>
                          <w:divBdr>
                            <w:top w:val="single" w:sz="2" w:space="0" w:color="E5E7EB"/>
                            <w:left w:val="single" w:sz="2" w:space="0" w:color="E5E7EB"/>
                            <w:bottom w:val="single" w:sz="2" w:space="0" w:color="E5E7EB"/>
                            <w:right w:val="single" w:sz="2" w:space="0" w:color="E5E7EB"/>
                          </w:divBdr>
                          <w:divsChild>
                            <w:div w:id="1581132203">
                              <w:marLeft w:val="0"/>
                              <w:marRight w:val="0"/>
                              <w:marTop w:val="0"/>
                              <w:marBottom w:val="0"/>
                              <w:divBdr>
                                <w:top w:val="single" w:sz="2" w:space="0" w:color="E5E7EB"/>
                                <w:left w:val="single" w:sz="2" w:space="0" w:color="E5E7EB"/>
                                <w:bottom w:val="single" w:sz="2" w:space="0" w:color="E5E7EB"/>
                                <w:right w:val="single" w:sz="2" w:space="0" w:color="E5E7EB"/>
                              </w:divBdr>
                              <w:divsChild>
                                <w:div w:id="2007514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403964">
                              <w:marLeft w:val="0"/>
                              <w:marRight w:val="0"/>
                              <w:marTop w:val="0"/>
                              <w:marBottom w:val="0"/>
                              <w:divBdr>
                                <w:top w:val="single" w:sz="2" w:space="0" w:color="E5E7EB"/>
                                <w:left w:val="single" w:sz="2" w:space="0" w:color="E5E7EB"/>
                                <w:bottom w:val="single" w:sz="2" w:space="0" w:color="E5E7EB"/>
                                <w:right w:val="single" w:sz="2" w:space="0" w:color="E5E7EB"/>
                              </w:divBdr>
                              <w:divsChild>
                                <w:div w:id="56395118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852992940">
                              <w:marLeft w:val="0"/>
                              <w:marRight w:val="0"/>
                              <w:marTop w:val="150"/>
                              <w:marBottom w:val="0"/>
                              <w:divBdr>
                                <w:top w:val="single" w:sz="2" w:space="0" w:color="E5E7EB"/>
                                <w:left w:val="single" w:sz="2" w:space="0" w:color="E5E7EB"/>
                                <w:bottom w:val="single" w:sz="2" w:space="0" w:color="E5E7EB"/>
                                <w:right w:val="single" w:sz="2" w:space="0" w:color="E5E7EB"/>
                              </w:divBdr>
                            </w:div>
                            <w:div w:id="324209973">
                              <w:marLeft w:val="0"/>
                              <w:marRight w:val="0"/>
                              <w:marTop w:val="150"/>
                              <w:marBottom w:val="0"/>
                              <w:divBdr>
                                <w:top w:val="single" w:sz="2" w:space="0" w:color="E5E7EB"/>
                                <w:left w:val="single" w:sz="2" w:space="0" w:color="E5E7EB"/>
                                <w:bottom w:val="single" w:sz="2" w:space="0" w:color="E5E7EB"/>
                                <w:right w:val="single" w:sz="2" w:space="0" w:color="E5E7EB"/>
                              </w:divBdr>
                            </w:div>
                            <w:div w:id="990214804">
                              <w:marLeft w:val="0"/>
                              <w:marRight w:val="0"/>
                              <w:marTop w:val="150"/>
                              <w:marBottom w:val="0"/>
                              <w:divBdr>
                                <w:top w:val="single" w:sz="2" w:space="0" w:color="E5E7EB"/>
                                <w:left w:val="single" w:sz="2" w:space="0" w:color="E5E7EB"/>
                                <w:bottom w:val="single" w:sz="2" w:space="0" w:color="E5E7EB"/>
                                <w:right w:val="single" w:sz="2" w:space="0" w:color="E5E7EB"/>
                              </w:divBdr>
                            </w:div>
                            <w:div w:id="830800800">
                              <w:marLeft w:val="0"/>
                              <w:marRight w:val="0"/>
                              <w:marTop w:val="150"/>
                              <w:marBottom w:val="0"/>
                              <w:divBdr>
                                <w:top w:val="single" w:sz="2" w:space="0" w:color="E5E7EB"/>
                                <w:left w:val="single" w:sz="2" w:space="0" w:color="E5E7EB"/>
                                <w:bottom w:val="single" w:sz="2" w:space="0" w:color="E5E7EB"/>
                                <w:right w:val="single" w:sz="2" w:space="0" w:color="E5E7EB"/>
                              </w:divBdr>
                            </w:div>
                            <w:div w:id="39809397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 w:id="163470450">
                  <w:marLeft w:val="0"/>
                  <w:marRight w:val="0"/>
                  <w:marTop w:val="0"/>
                  <w:marBottom w:val="0"/>
                  <w:divBdr>
                    <w:top w:val="single" w:sz="2" w:space="0" w:color="E5E7EB"/>
                    <w:left w:val="single" w:sz="2" w:space="0" w:color="E5E7EB"/>
                    <w:bottom w:val="single" w:sz="2" w:space="0" w:color="E5E7EB"/>
                    <w:right w:val="single" w:sz="2" w:space="0" w:color="E5E7EB"/>
                  </w:divBdr>
                  <w:divsChild>
                    <w:div w:id="435253236">
                      <w:marLeft w:val="0"/>
                      <w:marRight w:val="0"/>
                      <w:marTop w:val="0"/>
                      <w:marBottom w:val="0"/>
                      <w:divBdr>
                        <w:top w:val="single" w:sz="2" w:space="0" w:color="E5E7EB"/>
                        <w:left w:val="single" w:sz="2" w:space="0" w:color="E5E7EB"/>
                        <w:bottom w:val="single" w:sz="2" w:space="0" w:color="E5E7EB"/>
                        <w:right w:val="single" w:sz="2" w:space="0" w:color="E5E7EB"/>
                      </w:divBdr>
                      <w:divsChild>
                        <w:div w:id="1256211721">
                          <w:marLeft w:val="0"/>
                          <w:marRight w:val="0"/>
                          <w:marTop w:val="0"/>
                          <w:marBottom w:val="0"/>
                          <w:divBdr>
                            <w:top w:val="single" w:sz="2" w:space="0" w:color="E5E7EB"/>
                            <w:left w:val="single" w:sz="2" w:space="0" w:color="E5E7EB"/>
                            <w:bottom w:val="single" w:sz="2" w:space="0" w:color="E5E7EB"/>
                            <w:right w:val="single" w:sz="2" w:space="0" w:color="E5E7EB"/>
                          </w:divBdr>
                          <w:divsChild>
                            <w:div w:id="548491114">
                              <w:marLeft w:val="0"/>
                              <w:marRight w:val="0"/>
                              <w:marTop w:val="0"/>
                              <w:marBottom w:val="0"/>
                              <w:divBdr>
                                <w:top w:val="single" w:sz="2" w:space="0" w:color="E5E7EB"/>
                                <w:left w:val="single" w:sz="2" w:space="0" w:color="E5E7EB"/>
                                <w:bottom w:val="single" w:sz="2" w:space="0" w:color="E5E7EB"/>
                                <w:right w:val="single" w:sz="2" w:space="0" w:color="E5E7EB"/>
                              </w:divBdr>
                              <w:divsChild>
                                <w:div w:id="1130050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090690">
                              <w:marLeft w:val="0"/>
                              <w:marRight w:val="0"/>
                              <w:marTop w:val="0"/>
                              <w:marBottom w:val="0"/>
                              <w:divBdr>
                                <w:top w:val="single" w:sz="2" w:space="0" w:color="E5E7EB"/>
                                <w:left w:val="single" w:sz="2" w:space="0" w:color="E5E7EB"/>
                                <w:bottom w:val="single" w:sz="2" w:space="0" w:color="E5E7EB"/>
                                <w:right w:val="single" w:sz="2" w:space="0" w:color="E5E7EB"/>
                              </w:divBdr>
                              <w:divsChild>
                                <w:div w:id="93166953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2137789758">
                              <w:marLeft w:val="0"/>
                              <w:marRight w:val="0"/>
                              <w:marTop w:val="150"/>
                              <w:marBottom w:val="0"/>
                              <w:divBdr>
                                <w:top w:val="single" w:sz="2" w:space="0" w:color="E5E7EB"/>
                                <w:left w:val="single" w:sz="2" w:space="0" w:color="E5E7EB"/>
                                <w:bottom w:val="single" w:sz="2" w:space="0" w:color="E5E7EB"/>
                                <w:right w:val="single" w:sz="2" w:space="0" w:color="E5E7EB"/>
                              </w:divBdr>
                            </w:div>
                            <w:div w:id="2072653317">
                              <w:marLeft w:val="0"/>
                              <w:marRight w:val="0"/>
                              <w:marTop w:val="150"/>
                              <w:marBottom w:val="0"/>
                              <w:divBdr>
                                <w:top w:val="single" w:sz="2" w:space="0" w:color="E5E7EB"/>
                                <w:left w:val="single" w:sz="2" w:space="0" w:color="E5E7EB"/>
                                <w:bottom w:val="single" w:sz="2" w:space="0" w:color="E5E7EB"/>
                                <w:right w:val="single" w:sz="2" w:space="0" w:color="E5E7EB"/>
                              </w:divBdr>
                            </w:div>
                            <w:div w:id="365059069">
                              <w:marLeft w:val="0"/>
                              <w:marRight w:val="0"/>
                              <w:marTop w:val="150"/>
                              <w:marBottom w:val="0"/>
                              <w:divBdr>
                                <w:top w:val="single" w:sz="2" w:space="0" w:color="E5E7EB"/>
                                <w:left w:val="single" w:sz="2" w:space="0" w:color="E5E7EB"/>
                                <w:bottom w:val="single" w:sz="2" w:space="0" w:color="E5E7EB"/>
                                <w:right w:val="single" w:sz="2" w:space="0" w:color="E5E7EB"/>
                              </w:divBdr>
                            </w:div>
                            <w:div w:id="695932084">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 w:id="818880614">
                  <w:marLeft w:val="0"/>
                  <w:marRight w:val="0"/>
                  <w:marTop w:val="0"/>
                  <w:marBottom w:val="0"/>
                  <w:divBdr>
                    <w:top w:val="single" w:sz="2" w:space="0" w:color="E5E7EB"/>
                    <w:left w:val="single" w:sz="2" w:space="0" w:color="E5E7EB"/>
                    <w:bottom w:val="single" w:sz="2" w:space="0" w:color="E5E7EB"/>
                    <w:right w:val="single" w:sz="2" w:space="0" w:color="E5E7EB"/>
                  </w:divBdr>
                  <w:divsChild>
                    <w:div w:id="135418530">
                      <w:marLeft w:val="0"/>
                      <w:marRight w:val="0"/>
                      <w:marTop w:val="0"/>
                      <w:marBottom w:val="0"/>
                      <w:divBdr>
                        <w:top w:val="single" w:sz="2" w:space="0" w:color="E5E7EB"/>
                        <w:left w:val="single" w:sz="2" w:space="0" w:color="E5E7EB"/>
                        <w:bottom w:val="single" w:sz="2" w:space="0" w:color="E5E7EB"/>
                        <w:right w:val="single" w:sz="2" w:space="0" w:color="E5E7EB"/>
                      </w:divBdr>
                      <w:divsChild>
                        <w:div w:id="877395971">
                          <w:marLeft w:val="0"/>
                          <w:marRight w:val="0"/>
                          <w:marTop w:val="0"/>
                          <w:marBottom w:val="0"/>
                          <w:divBdr>
                            <w:top w:val="single" w:sz="2" w:space="0" w:color="E5E7EB"/>
                            <w:left w:val="single" w:sz="2" w:space="0" w:color="E5E7EB"/>
                            <w:bottom w:val="single" w:sz="2" w:space="0" w:color="E5E7EB"/>
                            <w:right w:val="single" w:sz="2" w:space="0" w:color="E5E7EB"/>
                          </w:divBdr>
                          <w:divsChild>
                            <w:div w:id="1087772269">
                              <w:marLeft w:val="0"/>
                              <w:marRight w:val="0"/>
                              <w:marTop w:val="0"/>
                              <w:marBottom w:val="0"/>
                              <w:divBdr>
                                <w:top w:val="single" w:sz="2" w:space="0" w:color="E5E7EB"/>
                                <w:left w:val="single" w:sz="2" w:space="0" w:color="E5E7EB"/>
                                <w:bottom w:val="single" w:sz="2" w:space="0" w:color="E5E7EB"/>
                                <w:right w:val="single" w:sz="2" w:space="0" w:color="E5E7EB"/>
                              </w:divBdr>
                              <w:divsChild>
                                <w:div w:id="555242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407648">
                              <w:marLeft w:val="0"/>
                              <w:marRight w:val="0"/>
                              <w:marTop w:val="0"/>
                              <w:marBottom w:val="0"/>
                              <w:divBdr>
                                <w:top w:val="single" w:sz="2" w:space="0" w:color="E5E7EB"/>
                                <w:left w:val="single" w:sz="2" w:space="0" w:color="E5E7EB"/>
                                <w:bottom w:val="single" w:sz="2" w:space="0" w:color="E5E7EB"/>
                                <w:right w:val="single" w:sz="2" w:space="0" w:color="E5E7EB"/>
                              </w:divBdr>
                              <w:divsChild>
                                <w:div w:id="1488595430">
                                  <w:marLeft w:val="0"/>
                                  <w:marRight w:val="0"/>
                                  <w:marTop w:val="0"/>
                                  <w:marBottom w:val="300"/>
                                  <w:divBdr>
                                    <w:top w:val="single" w:sz="2" w:space="0" w:color="E5E7EB"/>
                                    <w:left w:val="single" w:sz="2" w:space="0" w:color="E5E7EB"/>
                                    <w:bottom w:val="single" w:sz="2" w:space="0" w:color="E5E7EB"/>
                                    <w:right w:val="single" w:sz="2" w:space="0" w:color="E5E7EB"/>
                                  </w:divBdr>
                                </w:div>
                              </w:divsChild>
                            </w:div>
                            <w:div w:id="1562980831">
                              <w:marLeft w:val="0"/>
                              <w:marRight w:val="0"/>
                              <w:marTop w:val="150"/>
                              <w:marBottom w:val="0"/>
                              <w:divBdr>
                                <w:top w:val="single" w:sz="2" w:space="0" w:color="E5E7EB"/>
                                <w:left w:val="single" w:sz="2" w:space="0" w:color="E5E7EB"/>
                                <w:bottom w:val="single" w:sz="2" w:space="0" w:color="E5E7EB"/>
                                <w:right w:val="single" w:sz="2" w:space="0" w:color="E5E7EB"/>
                              </w:divBdr>
                            </w:div>
                            <w:div w:id="1080563007">
                              <w:marLeft w:val="0"/>
                              <w:marRight w:val="0"/>
                              <w:marTop w:val="150"/>
                              <w:marBottom w:val="0"/>
                              <w:divBdr>
                                <w:top w:val="single" w:sz="2" w:space="0" w:color="E5E7EB"/>
                                <w:left w:val="single" w:sz="2" w:space="0" w:color="E5E7EB"/>
                                <w:bottom w:val="single" w:sz="2" w:space="0" w:color="E5E7EB"/>
                                <w:right w:val="single" w:sz="2" w:space="0" w:color="E5E7EB"/>
                              </w:divBdr>
                            </w:div>
                            <w:div w:id="562912172">
                              <w:marLeft w:val="0"/>
                              <w:marRight w:val="0"/>
                              <w:marTop w:val="150"/>
                              <w:marBottom w:val="0"/>
                              <w:divBdr>
                                <w:top w:val="single" w:sz="2" w:space="0" w:color="E5E7EB"/>
                                <w:left w:val="single" w:sz="2" w:space="0" w:color="E5E7EB"/>
                                <w:bottom w:val="single" w:sz="2" w:space="0" w:color="E5E7EB"/>
                                <w:right w:val="single" w:sz="2" w:space="0" w:color="E5E7EB"/>
                              </w:divBdr>
                            </w:div>
                            <w:div w:id="40793391">
                              <w:marLeft w:val="0"/>
                              <w:marRight w:val="0"/>
                              <w:marTop w:val="150"/>
                              <w:marBottom w:val="0"/>
                              <w:divBdr>
                                <w:top w:val="single" w:sz="2" w:space="0" w:color="E5E7EB"/>
                                <w:left w:val="single" w:sz="2" w:space="0" w:color="E5E7EB"/>
                                <w:bottom w:val="single" w:sz="2" w:space="0" w:color="E5E7EB"/>
                                <w:right w:val="single" w:sz="2" w:space="0" w:color="E5E7EB"/>
                              </w:divBdr>
                            </w:div>
                            <w:div w:id="70525431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41184749">
          <w:marLeft w:val="0"/>
          <w:marRight w:val="0"/>
          <w:marTop w:val="0"/>
          <w:marBottom w:val="0"/>
          <w:divBdr>
            <w:top w:val="single" w:sz="2" w:space="0" w:color="E5E7EB"/>
            <w:left w:val="single" w:sz="2" w:space="0" w:color="E5E7EB"/>
            <w:bottom w:val="single" w:sz="2" w:space="0" w:color="E5E7EB"/>
            <w:right w:val="single" w:sz="2" w:space="0" w:color="E5E7EB"/>
          </w:divBdr>
          <w:divsChild>
            <w:div w:id="1120955159">
              <w:marLeft w:val="0"/>
              <w:marRight w:val="0"/>
              <w:marTop w:val="0"/>
              <w:marBottom w:val="0"/>
              <w:divBdr>
                <w:top w:val="single" w:sz="2" w:space="0" w:color="E5E7EB"/>
                <w:left w:val="single" w:sz="2" w:space="0" w:color="E5E7EB"/>
                <w:bottom w:val="single" w:sz="2" w:space="0" w:color="E5E7EB"/>
                <w:right w:val="single" w:sz="2" w:space="0" w:color="E5E7EB"/>
              </w:divBdr>
              <w:divsChild>
                <w:div w:id="63938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7317451">
          <w:marLeft w:val="0"/>
          <w:marRight w:val="0"/>
          <w:marTop w:val="0"/>
          <w:marBottom w:val="0"/>
          <w:divBdr>
            <w:top w:val="single" w:sz="2" w:space="0" w:color="E5E7EB"/>
            <w:left w:val="single" w:sz="2" w:space="0" w:color="E5E7EB"/>
            <w:bottom w:val="single" w:sz="2" w:space="0" w:color="E5E7EB"/>
            <w:right w:val="single" w:sz="2" w:space="0" w:color="E5E7EB"/>
          </w:divBdr>
          <w:divsChild>
            <w:div w:id="123164426">
              <w:marLeft w:val="0"/>
              <w:marRight w:val="0"/>
              <w:marTop w:val="0"/>
              <w:marBottom w:val="0"/>
              <w:divBdr>
                <w:top w:val="single" w:sz="2" w:space="0" w:color="E5E7EB"/>
                <w:left w:val="single" w:sz="2" w:space="0" w:color="E5E7EB"/>
                <w:bottom w:val="single" w:sz="2" w:space="0" w:color="E5E7EB"/>
                <w:right w:val="single" w:sz="2" w:space="0" w:color="E5E7EB"/>
              </w:divBdr>
              <w:divsChild>
                <w:div w:id="1559247749">
                  <w:marLeft w:val="0"/>
                  <w:marRight w:val="0"/>
                  <w:marTop w:val="0"/>
                  <w:marBottom w:val="0"/>
                  <w:divBdr>
                    <w:top w:val="single" w:sz="2" w:space="0" w:color="E5E7EB"/>
                    <w:left w:val="single" w:sz="2" w:space="0" w:color="E5E7EB"/>
                    <w:bottom w:val="single" w:sz="2" w:space="0" w:color="E5E7EB"/>
                    <w:right w:val="single" w:sz="2" w:space="0" w:color="E5E7EB"/>
                  </w:divBdr>
                  <w:divsChild>
                    <w:div w:id="107504956">
                      <w:marLeft w:val="0"/>
                      <w:marRight w:val="0"/>
                      <w:marTop w:val="0"/>
                      <w:marBottom w:val="0"/>
                      <w:divBdr>
                        <w:top w:val="single" w:sz="2" w:space="0" w:color="E5E7EB"/>
                        <w:left w:val="single" w:sz="2" w:space="0" w:color="E5E7EB"/>
                        <w:bottom w:val="single" w:sz="2" w:space="0" w:color="E5E7EB"/>
                        <w:right w:val="single" w:sz="2" w:space="0" w:color="E5E7EB"/>
                      </w:divBdr>
                      <w:divsChild>
                        <w:div w:id="1029185959">
                          <w:marLeft w:val="0"/>
                          <w:marRight w:val="0"/>
                          <w:marTop w:val="0"/>
                          <w:marBottom w:val="0"/>
                          <w:divBdr>
                            <w:top w:val="single" w:sz="2" w:space="0" w:color="E5E7EB"/>
                            <w:left w:val="single" w:sz="2" w:space="0" w:color="E5E7EB"/>
                            <w:bottom w:val="single" w:sz="2" w:space="0" w:color="E5E7EB"/>
                            <w:right w:val="single" w:sz="2" w:space="0" w:color="E5E7EB"/>
                          </w:divBdr>
                        </w:div>
                        <w:div w:id="495809486">
                          <w:marLeft w:val="0"/>
                          <w:marRight w:val="0"/>
                          <w:marTop w:val="0"/>
                          <w:marBottom w:val="0"/>
                          <w:divBdr>
                            <w:top w:val="single" w:sz="2" w:space="0" w:color="E5E7EB"/>
                            <w:left w:val="single" w:sz="2" w:space="0" w:color="E5E7EB"/>
                            <w:bottom w:val="single" w:sz="2" w:space="0" w:color="E5E7EB"/>
                            <w:right w:val="single" w:sz="2" w:space="0" w:color="E5E7EB"/>
                          </w:divBdr>
                        </w:div>
                        <w:div w:id="453863062">
                          <w:marLeft w:val="0"/>
                          <w:marRight w:val="0"/>
                          <w:marTop w:val="0"/>
                          <w:marBottom w:val="0"/>
                          <w:divBdr>
                            <w:top w:val="single" w:sz="6" w:space="0" w:color="auto"/>
                            <w:left w:val="single" w:sz="6" w:space="0" w:color="auto"/>
                            <w:bottom w:val="single" w:sz="6" w:space="0" w:color="auto"/>
                            <w:right w:val="single" w:sz="6" w:space="0" w:color="auto"/>
                          </w:divBdr>
                          <w:divsChild>
                            <w:div w:id="1759326642">
                              <w:marLeft w:val="0"/>
                              <w:marRight w:val="0"/>
                              <w:marTop w:val="0"/>
                              <w:marBottom w:val="0"/>
                              <w:divBdr>
                                <w:top w:val="single" w:sz="6" w:space="0" w:color="E5E7EB"/>
                                <w:left w:val="single" w:sz="2" w:space="0" w:color="E5E7EB"/>
                                <w:bottom w:val="single" w:sz="2" w:space="0" w:color="E5E7EB"/>
                                <w:right w:val="single" w:sz="2" w:space="0" w:color="E5E7EB"/>
                              </w:divBdr>
                              <w:divsChild>
                                <w:div w:id="13086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9864643">
                          <w:marLeft w:val="0"/>
                          <w:marRight w:val="0"/>
                          <w:marTop w:val="0"/>
                          <w:marBottom w:val="0"/>
                          <w:divBdr>
                            <w:top w:val="single" w:sz="2" w:space="0" w:color="E5E7EB"/>
                            <w:left w:val="single" w:sz="2" w:space="0" w:color="E5E7EB"/>
                            <w:bottom w:val="single" w:sz="2" w:space="0" w:color="E5E7EB"/>
                            <w:right w:val="single" w:sz="2" w:space="0" w:color="E5E7EB"/>
                          </w:divBdr>
                          <w:divsChild>
                            <w:div w:id="584724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5536480">
                  <w:marLeft w:val="0"/>
                  <w:marRight w:val="0"/>
                  <w:marTop w:val="0"/>
                  <w:marBottom w:val="0"/>
                  <w:divBdr>
                    <w:top w:val="single" w:sz="2" w:space="0" w:color="E5E7EB"/>
                    <w:left w:val="single" w:sz="2" w:space="0" w:color="E5E7EB"/>
                    <w:bottom w:val="single" w:sz="2" w:space="0" w:color="E5E7EB"/>
                    <w:right w:val="single" w:sz="2" w:space="0" w:color="E5E7EB"/>
                  </w:divBdr>
                  <w:divsChild>
                    <w:div w:id="315912837">
                      <w:marLeft w:val="0"/>
                      <w:marRight w:val="0"/>
                      <w:marTop w:val="0"/>
                      <w:marBottom w:val="0"/>
                      <w:divBdr>
                        <w:top w:val="single" w:sz="2" w:space="0" w:color="E5E7EB"/>
                        <w:left w:val="single" w:sz="2" w:space="0" w:color="E5E7EB"/>
                        <w:bottom w:val="single" w:sz="2" w:space="0" w:color="E5E7EB"/>
                        <w:right w:val="single" w:sz="2" w:space="0" w:color="E5E7EB"/>
                      </w:divBdr>
                      <w:divsChild>
                        <w:div w:id="59638047">
                          <w:marLeft w:val="0"/>
                          <w:marRight w:val="0"/>
                          <w:marTop w:val="0"/>
                          <w:marBottom w:val="0"/>
                          <w:divBdr>
                            <w:top w:val="single" w:sz="2" w:space="0" w:color="E5E7EB"/>
                            <w:left w:val="single" w:sz="2" w:space="0" w:color="E5E7EB"/>
                            <w:bottom w:val="single" w:sz="2" w:space="0" w:color="E5E7EB"/>
                            <w:right w:val="single" w:sz="2" w:space="0" w:color="E5E7EB"/>
                          </w:divBdr>
                        </w:div>
                        <w:div w:id="2092579156">
                          <w:marLeft w:val="0"/>
                          <w:marRight w:val="0"/>
                          <w:marTop w:val="0"/>
                          <w:marBottom w:val="0"/>
                          <w:divBdr>
                            <w:top w:val="single" w:sz="2" w:space="0" w:color="E5E7EB"/>
                            <w:left w:val="single" w:sz="2" w:space="0" w:color="E5E7EB"/>
                            <w:bottom w:val="single" w:sz="2" w:space="0" w:color="E5E7EB"/>
                            <w:right w:val="single" w:sz="2" w:space="0" w:color="E5E7EB"/>
                          </w:divBdr>
                        </w:div>
                        <w:div w:id="712926348">
                          <w:marLeft w:val="0"/>
                          <w:marRight w:val="0"/>
                          <w:marTop w:val="0"/>
                          <w:marBottom w:val="0"/>
                          <w:divBdr>
                            <w:top w:val="single" w:sz="6" w:space="0" w:color="auto"/>
                            <w:left w:val="single" w:sz="6" w:space="0" w:color="auto"/>
                            <w:bottom w:val="single" w:sz="6" w:space="0" w:color="auto"/>
                            <w:right w:val="single" w:sz="6" w:space="0" w:color="auto"/>
                          </w:divBdr>
                          <w:divsChild>
                            <w:div w:id="174618073">
                              <w:marLeft w:val="0"/>
                              <w:marRight w:val="0"/>
                              <w:marTop w:val="0"/>
                              <w:marBottom w:val="0"/>
                              <w:divBdr>
                                <w:top w:val="single" w:sz="6" w:space="0" w:color="E5E7EB"/>
                                <w:left w:val="single" w:sz="2" w:space="0" w:color="E5E7EB"/>
                                <w:bottom w:val="single" w:sz="2" w:space="0" w:color="E5E7EB"/>
                                <w:right w:val="single" w:sz="2" w:space="0" w:color="E5E7EB"/>
                              </w:divBdr>
                              <w:divsChild>
                                <w:div w:id="1372849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2132998">
                          <w:marLeft w:val="0"/>
                          <w:marRight w:val="0"/>
                          <w:marTop w:val="0"/>
                          <w:marBottom w:val="0"/>
                          <w:divBdr>
                            <w:top w:val="single" w:sz="2" w:space="0" w:color="E5E7EB"/>
                            <w:left w:val="single" w:sz="2" w:space="0" w:color="E5E7EB"/>
                            <w:bottom w:val="single" w:sz="2" w:space="0" w:color="E5E7EB"/>
                            <w:right w:val="single" w:sz="2" w:space="0" w:color="E5E7EB"/>
                          </w:divBdr>
                          <w:divsChild>
                            <w:div w:id="91095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4645453">
                  <w:marLeft w:val="0"/>
                  <w:marRight w:val="0"/>
                  <w:marTop w:val="0"/>
                  <w:marBottom w:val="0"/>
                  <w:divBdr>
                    <w:top w:val="single" w:sz="2" w:space="0" w:color="E5E7EB"/>
                    <w:left w:val="single" w:sz="2" w:space="0" w:color="E5E7EB"/>
                    <w:bottom w:val="single" w:sz="2" w:space="0" w:color="E5E7EB"/>
                    <w:right w:val="single" w:sz="2" w:space="0" w:color="E5E7EB"/>
                  </w:divBdr>
                  <w:divsChild>
                    <w:div w:id="1653945756">
                      <w:marLeft w:val="0"/>
                      <w:marRight w:val="0"/>
                      <w:marTop w:val="0"/>
                      <w:marBottom w:val="0"/>
                      <w:divBdr>
                        <w:top w:val="single" w:sz="2" w:space="0" w:color="E5E7EB"/>
                        <w:left w:val="single" w:sz="2" w:space="0" w:color="E5E7EB"/>
                        <w:bottom w:val="single" w:sz="2" w:space="0" w:color="E5E7EB"/>
                        <w:right w:val="single" w:sz="2" w:space="0" w:color="E5E7EB"/>
                      </w:divBdr>
                      <w:divsChild>
                        <w:div w:id="1752122030">
                          <w:marLeft w:val="0"/>
                          <w:marRight w:val="0"/>
                          <w:marTop w:val="0"/>
                          <w:marBottom w:val="0"/>
                          <w:divBdr>
                            <w:top w:val="single" w:sz="2" w:space="0" w:color="E5E7EB"/>
                            <w:left w:val="single" w:sz="2" w:space="0" w:color="E5E7EB"/>
                            <w:bottom w:val="single" w:sz="2" w:space="0" w:color="E5E7EB"/>
                            <w:right w:val="single" w:sz="2" w:space="0" w:color="E5E7EB"/>
                          </w:divBdr>
                        </w:div>
                        <w:div w:id="429201272">
                          <w:marLeft w:val="0"/>
                          <w:marRight w:val="0"/>
                          <w:marTop w:val="0"/>
                          <w:marBottom w:val="0"/>
                          <w:divBdr>
                            <w:top w:val="single" w:sz="2" w:space="0" w:color="E5E7EB"/>
                            <w:left w:val="single" w:sz="2" w:space="0" w:color="E5E7EB"/>
                            <w:bottom w:val="single" w:sz="2" w:space="0" w:color="E5E7EB"/>
                            <w:right w:val="single" w:sz="2" w:space="0" w:color="E5E7EB"/>
                          </w:divBdr>
                        </w:div>
                        <w:div w:id="1590961829">
                          <w:marLeft w:val="0"/>
                          <w:marRight w:val="0"/>
                          <w:marTop w:val="0"/>
                          <w:marBottom w:val="0"/>
                          <w:divBdr>
                            <w:top w:val="single" w:sz="6" w:space="0" w:color="auto"/>
                            <w:left w:val="single" w:sz="6" w:space="0" w:color="auto"/>
                            <w:bottom w:val="single" w:sz="6" w:space="0" w:color="auto"/>
                            <w:right w:val="single" w:sz="6" w:space="0" w:color="auto"/>
                          </w:divBdr>
                          <w:divsChild>
                            <w:div w:id="633799713">
                              <w:marLeft w:val="0"/>
                              <w:marRight w:val="0"/>
                              <w:marTop w:val="0"/>
                              <w:marBottom w:val="0"/>
                              <w:divBdr>
                                <w:top w:val="single" w:sz="6" w:space="0" w:color="E5E7EB"/>
                                <w:left w:val="single" w:sz="2" w:space="0" w:color="E5E7EB"/>
                                <w:bottom w:val="single" w:sz="2" w:space="0" w:color="E5E7EB"/>
                                <w:right w:val="single" w:sz="2" w:space="0" w:color="E5E7EB"/>
                              </w:divBdr>
                              <w:divsChild>
                                <w:div w:id="1688093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9625978">
                          <w:marLeft w:val="0"/>
                          <w:marRight w:val="0"/>
                          <w:marTop w:val="0"/>
                          <w:marBottom w:val="0"/>
                          <w:divBdr>
                            <w:top w:val="single" w:sz="2" w:space="0" w:color="E5E7EB"/>
                            <w:left w:val="single" w:sz="2" w:space="0" w:color="E5E7EB"/>
                            <w:bottom w:val="single" w:sz="2" w:space="0" w:color="E5E7EB"/>
                            <w:right w:val="single" w:sz="2" w:space="0" w:color="E5E7EB"/>
                          </w:divBdr>
                          <w:divsChild>
                            <w:div w:id="773063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377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2023-08-01T05:36:00Z</dcterms:created>
  <dcterms:modified xsi:type="dcterms:W3CDTF">2023-08-01T05:38:00Z</dcterms:modified>
</cp:coreProperties>
</file>