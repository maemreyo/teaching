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AFF7E" w14:textId="77777777" w:rsidR="00E56C2B" w:rsidRPr="00E56C2B" w:rsidRDefault="00E56C2B" w:rsidP="00E56C2B">
      <w:pPr>
        <w:pBdr>
          <w:top w:val="dashed" w:sz="2" w:space="0" w:color="auto"/>
          <w:left w:val="dashed" w:sz="2" w:space="0" w:color="auto"/>
          <w:bottom w:val="dashed" w:sz="6" w:space="0" w:color="auto"/>
          <w:right w:val="dashed" w:sz="2" w:space="0" w:color="auto"/>
        </w:pBdr>
        <w:spacing w:after="0" w:line="240" w:lineRule="auto"/>
        <w:jc w:val="center"/>
        <w:outlineLvl w:val="3"/>
        <w:rPr>
          <w:rFonts w:ascii="Arial" w:eastAsia="Times New Roman" w:hAnsi="Arial" w:cs="Arial"/>
          <w:b/>
          <w:bCs/>
          <w:kern w:val="0"/>
          <w:sz w:val="24"/>
          <w:szCs w:val="24"/>
          <w:lang w:eastAsia="vi-VN"/>
          <w14:ligatures w14:val="none"/>
        </w:rPr>
      </w:pPr>
      <w:r w:rsidRPr="00E56C2B">
        <w:rPr>
          <w:rFonts w:ascii="Arial" w:eastAsia="Times New Roman" w:hAnsi="Arial" w:cs="Arial"/>
          <w:b/>
          <w:bCs/>
          <w:kern w:val="0"/>
          <w:sz w:val="24"/>
          <w:szCs w:val="24"/>
          <w:lang w:eastAsia="vi-VN"/>
          <w14:ligatures w14:val="none"/>
        </w:rPr>
        <w:t>Đáp án</w:t>
      </w:r>
    </w:p>
    <w:p w14:paraId="20983C26"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E56C2B">
        <w:rPr>
          <w:rFonts w:ascii="Arial" w:eastAsia="Times New Roman" w:hAnsi="Arial" w:cs="Arial"/>
          <w:b/>
          <w:bCs/>
          <w:color w:val="000000"/>
          <w:kern w:val="0"/>
          <w:sz w:val="24"/>
          <w:szCs w:val="24"/>
          <w:lang w:eastAsia="vi-VN"/>
          <w14:ligatures w14:val="none"/>
        </w:rPr>
        <w:t>Bài tập thực hành 4</w:t>
      </w:r>
    </w:p>
    <w:p w14:paraId="0B483A33"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E56C2B">
        <w:rPr>
          <w:rFonts w:ascii="Arial" w:eastAsia="Times New Roman" w:hAnsi="Arial" w:cs="Arial"/>
          <w:b/>
          <w:bCs/>
          <w:color w:val="000000"/>
          <w:kern w:val="0"/>
          <w:sz w:val="24"/>
          <w:szCs w:val="24"/>
          <w:lang w:eastAsia="vi-VN"/>
          <w14:ligatures w14:val="none"/>
        </w:rPr>
        <w:t>Đọc và nối các heading sau đây với các đoạn văn từ A-F</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1349"/>
        <w:gridCol w:w="3369"/>
        <w:gridCol w:w="3808"/>
      </w:tblGrid>
      <w:tr w:rsidR="00E56C2B" w:rsidRPr="00E56C2B" w14:paraId="41DE6E79" w14:textId="77777777" w:rsidTr="00E56C2B">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CED7970" w14:textId="77777777" w:rsidR="00E56C2B" w:rsidRPr="00E56C2B" w:rsidRDefault="00E56C2B" w:rsidP="00E56C2B">
            <w:pPr>
              <w:spacing w:after="0" w:line="240" w:lineRule="auto"/>
              <w:jc w:val="center"/>
              <w:rPr>
                <w:rFonts w:ascii="Arial" w:eastAsia="Times New Roman" w:hAnsi="Arial" w:cs="Arial"/>
                <w:b/>
                <w:bCs/>
                <w:kern w:val="0"/>
                <w:sz w:val="24"/>
                <w:szCs w:val="24"/>
                <w:lang w:eastAsia="vi-VN"/>
                <w14:ligatures w14:val="none"/>
              </w:rPr>
            </w:pPr>
            <w:r w:rsidRPr="00E56C2B">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D589F64" w14:textId="77777777" w:rsidR="00E56C2B" w:rsidRPr="00E56C2B" w:rsidRDefault="00E56C2B" w:rsidP="00E56C2B">
            <w:pPr>
              <w:spacing w:after="0" w:line="240" w:lineRule="auto"/>
              <w:jc w:val="center"/>
              <w:rPr>
                <w:rFonts w:ascii="Arial" w:eastAsia="Times New Roman" w:hAnsi="Arial" w:cs="Arial"/>
                <w:b/>
                <w:bCs/>
                <w:kern w:val="0"/>
                <w:sz w:val="24"/>
                <w:szCs w:val="24"/>
                <w:lang w:eastAsia="vi-VN"/>
                <w14:ligatures w14:val="none"/>
              </w:rPr>
            </w:pPr>
            <w:r w:rsidRPr="00E56C2B">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BE7BA22" w14:textId="77777777" w:rsidR="00E56C2B" w:rsidRPr="00E56C2B" w:rsidRDefault="00E56C2B" w:rsidP="00E56C2B">
            <w:pPr>
              <w:spacing w:after="0" w:line="240" w:lineRule="auto"/>
              <w:jc w:val="center"/>
              <w:rPr>
                <w:rFonts w:ascii="Arial" w:eastAsia="Times New Roman" w:hAnsi="Arial" w:cs="Arial"/>
                <w:b/>
                <w:bCs/>
                <w:kern w:val="0"/>
                <w:sz w:val="24"/>
                <w:szCs w:val="24"/>
                <w:lang w:eastAsia="vi-VN"/>
                <w14:ligatures w14:val="none"/>
              </w:rPr>
            </w:pPr>
            <w:r w:rsidRPr="00E56C2B">
              <w:rPr>
                <w:rFonts w:ascii="Arial" w:eastAsia="Times New Roman" w:hAnsi="Arial" w:cs="Arial"/>
                <w:b/>
                <w:bCs/>
                <w:kern w:val="0"/>
                <w:sz w:val="24"/>
                <w:szCs w:val="24"/>
                <w:lang w:eastAsia="vi-VN"/>
                <w14:ligatures w14:val="none"/>
              </w:rPr>
              <w:t>Câu trả lời của bạn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3DC9F78" w14:textId="77777777" w:rsidR="00E56C2B" w:rsidRPr="00E56C2B" w:rsidRDefault="00E56C2B" w:rsidP="00E56C2B">
            <w:pPr>
              <w:spacing w:after="0" w:line="240" w:lineRule="auto"/>
              <w:jc w:val="center"/>
              <w:rPr>
                <w:rFonts w:ascii="Arial" w:eastAsia="Times New Roman" w:hAnsi="Arial" w:cs="Arial"/>
                <w:b/>
                <w:bCs/>
                <w:kern w:val="0"/>
                <w:sz w:val="24"/>
                <w:szCs w:val="24"/>
                <w:lang w:eastAsia="vi-VN"/>
                <w14:ligatures w14:val="none"/>
              </w:rPr>
            </w:pPr>
            <w:r w:rsidRPr="00E56C2B">
              <w:rPr>
                <w:rFonts w:ascii="Arial" w:eastAsia="Times New Roman" w:hAnsi="Arial" w:cs="Arial"/>
                <w:b/>
                <w:bCs/>
                <w:kern w:val="0"/>
                <w:sz w:val="24"/>
                <w:szCs w:val="24"/>
                <w:lang w:eastAsia="vi-VN"/>
                <w14:ligatures w14:val="none"/>
              </w:rPr>
              <w:t>Đáp án</w:t>
            </w:r>
          </w:p>
        </w:tc>
      </w:tr>
      <w:tr w:rsidR="00E56C2B" w:rsidRPr="00E56C2B" w14:paraId="3B203C29" w14:textId="77777777" w:rsidTr="00E56C2B">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D40F46C" w14:textId="77777777" w:rsidR="00E56C2B" w:rsidRPr="00E56C2B" w:rsidRDefault="00E56C2B" w:rsidP="00E56C2B">
            <w:pPr>
              <w:spacing w:after="0" w:line="240" w:lineRule="auto"/>
              <w:jc w:val="center"/>
              <w:rPr>
                <w:rFonts w:ascii="Arial" w:eastAsia="Times New Roman" w:hAnsi="Arial" w:cs="Arial"/>
                <w:kern w:val="0"/>
                <w:sz w:val="24"/>
                <w:szCs w:val="24"/>
                <w:lang w:eastAsia="vi-VN"/>
                <w14:ligatures w14:val="none"/>
              </w:rPr>
            </w:pPr>
            <w:r w:rsidRPr="00E56C2B">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FED8C42" w14:textId="77777777" w:rsidR="00E56C2B" w:rsidRPr="00E56C2B" w:rsidRDefault="00E56C2B" w:rsidP="00E56C2B">
            <w:pPr>
              <w:spacing w:after="0" w:line="240" w:lineRule="auto"/>
              <w:jc w:val="center"/>
              <w:rPr>
                <w:rFonts w:ascii="Arial" w:eastAsia="Times New Roman" w:hAnsi="Arial" w:cs="Arial"/>
                <w:kern w:val="0"/>
                <w:sz w:val="24"/>
                <w:szCs w:val="24"/>
                <w:lang w:eastAsia="vi-VN"/>
                <w14:ligatures w14:val="none"/>
              </w:rPr>
            </w:pPr>
            <w:r w:rsidRPr="00E56C2B">
              <w:rPr>
                <w:rFonts w:ascii="Arial" w:eastAsia="Times New Roman" w:hAnsi="Arial" w:cs="Arial"/>
                <w:kern w:val="0"/>
                <w:sz w:val="24"/>
                <w:szCs w:val="24"/>
                <w:bdr w:val="single" w:sz="2" w:space="0" w:color="E5E7EB" w:frame="1"/>
                <w:lang w:eastAsia="vi-VN"/>
                <w14:ligatures w14:val="none"/>
              </w:rPr>
              <w:t>Paragraph A</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72A7C39" w14:textId="77777777" w:rsidR="00E56C2B" w:rsidRPr="00E56C2B" w:rsidRDefault="00E56C2B" w:rsidP="00E56C2B">
            <w:pPr>
              <w:spacing w:after="0" w:line="240" w:lineRule="auto"/>
              <w:jc w:val="center"/>
              <w:rPr>
                <w:rFonts w:ascii="Arial" w:eastAsia="Times New Roman" w:hAnsi="Arial" w:cs="Arial"/>
                <w:kern w:val="0"/>
                <w:sz w:val="24"/>
                <w:szCs w:val="24"/>
                <w:lang w:eastAsia="vi-VN"/>
                <w14:ligatures w14:val="none"/>
              </w:rPr>
            </w:pPr>
            <w:del w:id="0" w:author="Unknown">
              <w:r w:rsidRPr="00E56C2B">
                <w:rPr>
                  <w:rFonts w:ascii="Arial" w:eastAsia="Times New Roman" w:hAnsi="Arial" w:cs="Arial"/>
                  <w:b/>
                  <w:bCs/>
                  <w:kern w:val="0"/>
                  <w:sz w:val="21"/>
                  <w:szCs w:val="21"/>
                  <w:bdr w:val="single" w:sz="2" w:space="0" w:color="E5E7EB" w:frame="1"/>
                  <w:lang w:eastAsia="vi-VN"/>
                  <w14:ligatures w14:val="none"/>
                </w:rPr>
                <w:delText>II. A rural and urban problem</w:delText>
              </w:r>
            </w:del>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3EC4BAF" w14:textId="77777777" w:rsidR="00E56C2B" w:rsidRPr="00E56C2B" w:rsidRDefault="00E56C2B" w:rsidP="00E56C2B">
            <w:pPr>
              <w:spacing w:after="0" w:line="240" w:lineRule="auto"/>
              <w:jc w:val="center"/>
              <w:rPr>
                <w:rFonts w:ascii="Arial" w:eastAsia="Times New Roman" w:hAnsi="Arial" w:cs="Arial"/>
                <w:kern w:val="0"/>
                <w:sz w:val="24"/>
                <w:szCs w:val="24"/>
                <w:lang w:eastAsia="vi-VN"/>
                <w14:ligatures w14:val="none"/>
              </w:rPr>
            </w:pPr>
            <w:r w:rsidRPr="00E56C2B">
              <w:rPr>
                <w:rFonts w:ascii="Arial" w:eastAsia="Times New Roman" w:hAnsi="Arial" w:cs="Arial"/>
                <w:kern w:val="0"/>
                <w:sz w:val="24"/>
                <w:szCs w:val="24"/>
                <w:lang w:eastAsia="vi-VN"/>
                <w14:ligatures w14:val="none"/>
              </w:rPr>
              <w:t>VI. A regular trip for some people</w:t>
            </w:r>
          </w:p>
        </w:tc>
      </w:tr>
      <w:tr w:rsidR="00E56C2B" w:rsidRPr="00E56C2B" w14:paraId="463679ED" w14:textId="77777777" w:rsidTr="00E56C2B">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EB0C496" w14:textId="77777777" w:rsidR="00E56C2B" w:rsidRPr="00E56C2B" w:rsidRDefault="00E56C2B" w:rsidP="00E56C2B">
            <w:pPr>
              <w:spacing w:after="0" w:line="240" w:lineRule="auto"/>
              <w:jc w:val="center"/>
              <w:rPr>
                <w:rFonts w:ascii="Arial" w:eastAsia="Times New Roman" w:hAnsi="Arial" w:cs="Arial"/>
                <w:kern w:val="0"/>
                <w:sz w:val="24"/>
                <w:szCs w:val="24"/>
                <w:lang w:eastAsia="vi-VN"/>
                <w14:ligatures w14:val="none"/>
              </w:rPr>
            </w:pPr>
            <w:r w:rsidRPr="00E56C2B">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E72AA93" w14:textId="77777777" w:rsidR="00E56C2B" w:rsidRPr="00E56C2B" w:rsidRDefault="00E56C2B" w:rsidP="00E56C2B">
            <w:pPr>
              <w:spacing w:after="0" w:line="240" w:lineRule="auto"/>
              <w:jc w:val="center"/>
              <w:rPr>
                <w:rFonts w:ascii="Arial" w:eastAsia="Times New Roman" w:hAnsi="Arial" w:cs="Arial"/>
                <w:kern w:val="0"/>
                <w:sz w:val="24"/>
                <w:szCs w:val="24"/>
                <w:lang w:eastAsia="vi-VN"/>
                <w14:ligatures w14:val="none"/>
              </w:rPr>
            </w:pPr>
            <w:r w:rsidRPr="00E56C2B">
              <w:rPr>
                <w:rFonts w:ascii="Arial" w:eastAsia="Times New Roman" w:hAnsi="Arial" w:cs="Arial"/>
                <w:kern w:val="0"/>
                <w:sz w:val="24"/>
                <w:szCs w:val="24"/>
                <w:bdr w:val="single" w:sz="2" w:space="0" w:color="E5E7EB" w:frame="1"/>
                <w:lang w:eastAsia="vi-VN"/>
                <w14:ligatures w14:val="none"/>
              </w:rPr>
              <w:t>Paragraph B</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0069B73" w14:textId="77777777" w:rsidR="00E56C2B" w:rsidRPr="00E56C2B" w:rsidRDefault="00E56C2B" w:rsidP="00E56C2B">
            <w:pPr>
              <w:spacing w:after="0" w:line="240" w:lineRule="auto"/>
              <w:jc w:val="center"/>
              <w:rPr>
                <w:rFonts w:ascii="Arial" w:eastAsia="Times New Roman" w:hAnsi="Arial" w:cs="Arial"/>
                <w:kern w:val="0"/>
                <w:sz w:val="24"/>
                <w:szCs w:val="24"/>
                <w:lang w:eastAsia="vi-VN"/>
                <w14:ligatures w14:val="none"/>
              </w:rPr>
            </w:pPr>
            <w:del w:id="1" w:author="Unknown">
              <w:r w:rsidRPr="00E56C2B">
                <w:rPr>
                  <w:rFonts w:ascii="Arial" w:eastAsia="Times New Roman" w:hAnsi="Arial" w:cs="Arial"/>
                  <w:b/>
                  <w:bCs/>
                  <w:kern w:val="0"/>
                  <w:sz w:val="21"/>
                  <w:szCs w:val="21"/>
                  <w:bdr w:val="single" w:sz="2" w:space="0" w:color="E5E7EB" w:frame="1"/>
                  <w:lang w:eastAsia="vi-VN"/>
                  <w14:ligatures w14:val="none"/>
                </w:rPr>
                <w:delText>II. A rural and urban problem</w:delText>
              </w:r>
            </w:del>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88660A6" w14:textId="77777777" w:rsidR="00E56C2B" w:rsidRPr="00E56C2B" w:rsidRDefault="00E56C2B" w:rsidP="00E56C2B">
            <w:pPr>
              <w:spacing w:after="0" w:line="240" w:lineRule="auto"/>
              <w:jc w:val="center"/>
              <w:rPr>
                <w:rFonts w:ascii="Arial" w:eastAsia="Times New Roman" w:hAnsi="Arial" w:cs="Arial"/>
                <w:kern w:val="0"/>
                <w:sz w:val="24"/>
                <w:szCs w:val="24"/>
                <w:lang w:eastAsia="vi-VN"/>
                <w14:ligatures w14:val="none"/>
              </w:rPr>
            </w:pPr>
            <w:r w:rsidRPr="00E56C2B">
              <w:rPr>
                <w:rFonts w:ascii="Arial" w:eastAsia="Times New Roman" w:hAnsi="Arial" w:cs="Arial"/>
                <w:kern w:val="0"/>
                <w:sz w:val="24"/>
                <w:szCs w:val="24"/>
                <w:lang w:eastAsia="vi-VN"/>
                <w14:ligatures w14:val="none"/>
              </w:rPr>
              <w:t>V. Some relevant statistics</w:t>
            </w:r>
          </w:p>
        </w:tc>
      </w:tr>
      <w:tr w:rsidR="00E56C2B" w:rsidRPr="00E56C2B" w14:paraId="057D737E" w14:textId="77777777" w:rsidTr="00E56C2B">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2F046B9" w14:textId="77777777" w:rsidR="00E56C2B" w:rsidRPr="00E56C2B" w:rsidRDefault="00E56C2B" w:rsidP="00E56C2B">
            <w:pPr>
              <w:spacing w:after="0" w:line="240" w:lineRule="auto"/>
              <w:jc w:val="center"/>
              <w:rPr>
                <w:rFonts w:ascii="Arial" w:eastAsia="Times New Roman" w:hAnsi="Arial" w:cs="Arial"/>
                <w:kern w:val="0"/>
                <w:sz w:val="24"/>
                <w:szCs w:val="24"/>
                <w:lang w:eastAsia="vi-VN"/>
                <w14:ligatures w14:val="none"/>
              </w:rPr>
            </w:pPr>
            <w:r w:rsidRPr="00E56C2B">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6D607F0" w14:textId="77777777" w:rsidR="00E56C2B" w:rsidRPr="00E56C2B" w:rsidRDefault="00E56C2B" w:rsidP="00E56C2B">
            <w:pPr>
              <w:spacing w:after="0" w:line="240" w:lineRule="auto"/>
              <w:jc w:val="center"/>
              <w:rPr>
                <w:rFonts w:ascii="Arial" w:eastAsia="Times New Roman" w:hAnsi="Arial" w:cs="Arial"/>
                <w:kern w:val="0"/>
                <w:sz w:val="24"/>
                <w:szCs w:val="24"/>
                <w:lang w:eastAsia="vi-VN"/>
                <w14:ligatures w14:val="none"/>
              </w:rPr>
            </w:pPr>
            <w:r w:rsidRPr="00E56C2B">
              <w:rPr>
                <w:rFonts w:ascii="Arial" w:eastAsia="Times New Roman" w:hAnsi="Arial" w:cs="Arial"/>
                <w:kern w:val="0"/>
                <w:sz w:val="24"/>
                <w:szCs w:val="24"/>
                <w:bdr w:val="single" w:sz="2" w:space="0" w:color="E5E7EB" w:frame="1"/>
                <w:lang w:eastAsia="vi-VN"/>
                <w14:ligatures w14:val="none"/>
              </w:rPr>
              <w:t>Paragraph C</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BFB6F23" w14:textId="77777777" w:rsidR="00E56C2B" w:rsidRPr="00E56C2B" w:rsidRDefault="00E56C2B" w:rsidP="00E56C2B">
            <w:pPr>
              <w:spacing w:after="0" w:line="240" w:lineRule="auto"/>
              <w:jc w:val="center"/>
              <w:rPr>
                <w:rFonts w:ascii="Arial" w:eastAsia="Times New Roman" w:hAnsi="Arial" w:cs="Arial"/>
                <w:kern w:val="0"/>
                <w:sz w:val="24"/>
                <w:szCs w:val="24"/>
                <w:lang w:eastAsia="vi-VN"/>
                <w14:ligatures w14:val="none"/>
              </w:rPr>
            </w:pPr>
            <w:del w:id="2" w:author="Unknown">
              <w:r w:rsidRPr="00E56C2B">
                <w:rPr>
                  <w:rFonts w:ascii="Arial" w:eastAsia="Times New Roman" w:hAnsi="Arial" w:cs="Arial"/>
                  <w:b/>
                  <w:bCs/>
                  <w:kern w:val="0"/>
                  <w:sz w:val="21"/>
                  <w:szCs w:val="21"/>
                  <w:bdr w:val="single" w:sz="2" w:space="0" w:color="E5E7EB" w:frame="1"/>
                  <w:lang w:eastAsia="vi-VN"/>
                  <w14:ligatures w14:val="none"/>
                </w:rPr>
                <w:delText>V. Some relevant statistics</w:delText>
              </w:r>
            </w:del>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7E3493D" w14:textId="77777777" w:rsidR="00E56C2B" w:rsidRPr="00E56C2B" w:rsidRDefault="00E56C2B" w:rsidP="00E56C2B">
            <w:pPr>
              <w:spacing w:after="0" w:line="240" w:lineRule="auto"/>
              <w:jc w:val="center"/>
              <w:rPr>
                <w:rFonts w:ascii="Arial" w:eastAsia="Times New Roman" w:hAnsi="Arial" w:cs="Arial"/>
                <w:kern w:val="0"/>
                <w:sz w:val="24"/>
                <w:szCs w:val="24"/>
                <w:lang w:eastAsia="vi-VN"/>
                <w14:ligatures w14:val="none"/>
              </w:rPr>
            </w:pPr>
            <w:r w:rsidRPr="00E56C2B">
              <w:rPr>
                <w:rFonts w:ascii="Arial" w:eastAsia="Times New Roman" w:hAnsi="Arial" w:cs="Arial"/>
                <w:kern w:val="0"/>
                <w:sz w:val="24"/>
                <w:szCs w:val="24"/>
                <w:lang w:eastAsia="vi-VN"/>
                <w14:ligatures w14:val="none"/>
              </w:rPr>
              <w:t>VIII. How water can change people’s lives</w:t>
            </w:r>
          </w:p>
        </w:tc>
      </w:tr>
      <w:tr w:rsidR="00E56C2B" w:rsidRPr="00E56C2B" w14:paraId="1E122260" w14:textId="77777777" w:rsidTr="00E56C2B">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8C46371" w14:textId="77777777" w:rsidR="00E56C2B" w:rsidRPr="00E56C2B" w:rsidRDefault="00E56C2B" w:rsidP="00E56C2B">
            <w:pPr>
              <w:spacing w:after="0" w:line="240" w:lineRule="auto"/>
              <w:jc w:val="center"/>
              <w:rPr>
                <w:rFonts w:ascii="Arial" w:eastAsia="Times New Roman" w:hAnsi="Arial" w:cs="Arial"/>
                <w:kern w:val="0"/>
                <w:sz w:val="24"/>
                <w:szCs w:val="24"/>
                <w:lang w:eastAsia="vi-VN"/>
                <w14:ligatures w14:val="none"/>
              </w:rPr>
            </w:pPr>
            <w:r w:rsidRPr="00E56C2B">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127C881" w14:textId="77777777" w:rsidR="00E56C2B" w:rsidRPr="00E56C2B" w:rsidRDefault="00E56C2B" w:rsidP="00E56C2B">
            <w:pPr>
              <w:spacing w:after="0" w:line="240" w:lineRule="auto"/>
              <w:jc w:val="center"/>
              <w:rPr>
                <w:rFonts w:ascii="Arial" w:eastAsia="Times New Roman" w:hAnsi="Arial" w:cs="Arial"/>
                <w:kern w:val="0"/>
                <w:sz w:val="24"/>
                <w:szCs w:val="24"/>
                <w:lang w:eastAsia="vi-VN"/>
                <w14:ligatures w14:val="none"/>
              </w:rPr>
            </w:pPr>
            <w:r w:rsidRPr="00E56C2B">
              <w:rPr>
                <w:rFonts w:ascii="Arial" w:eastAsia="Times New Roman" w:hAnsi="Arial" w:cs="Arial"/>
                <w:kern w:val="0"/>
                <w:sz w:val="24"/>
                <w:szCs w:val="24"/>
                <w:bdr w:val="single" w:sz="2" w:space="0" w:color="E5E7EB" w:frame="1"/>
                <w:lang w:eastAsia="vi-VN"/>
                <w14:ligatures w14:val="none"/>
              </w:rPr>
              <w:t>Paragraph D</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E43F0A0" w14:textId="77777777" w:rsidR="00E56C2B" w:rsidRPr="00E56C2B" w:rsidRDefault="00E56C2B" w:rsidP="00E56C2B">
            <w:pPr>
              <w:spacing w:after="0" w:line="240" w:lineRule="auto"/>
              <w:jc w:val="center"/>
              <w:rPr>
                <w:rFonts w:ascii="Arial" w:eastAsia="Times New Roman" w:hAnsi="Arial" w:cs="Arial"/>
                <w:kern w:val="0"/>
                <w:sz w:val="24"/>
                <w:szCs w:val="24"/>
                <w:lang w:eastAsia="vi-VN"/>
                <w14:ligatures w14:val="none"/>
              </w:rPr>
            </w:pPr>
            <w:del w:id="3" w:author="Unknown">
              <w:r w:rsidRPr="00E56C2B">
                <w:rPr>
                  <w:rFonts w:ascii="Arial" w:eastAsia="Times New Roman" w:hAnsi="Arial" w:cs="Arial"/>
                  <w:b/>
                  <w:bCs/>
                  <w:kern w:val="0"/>
                  <w:sz w:val="21"/>
                  <w:szCs w:val="21"/>
                  <w:bdr w:val="single" w:sz="2" w:space="0" w:color="E5E7EB" w:frame="1"/>
                  <w:lang w:eastAsia="vi-VN"/>
                  <w14:ligatures w14:val="none"/>
                </w:rPr>
                <w:delText>II. A rural and urban problem</w:delText>
              </w:r>
            </w:del>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F731C51" w14:textId="77777777" w:rsidR="00E56C2B" w:rsidRPr="00E56C2B" w:rsidRDefault="00E56C2B" w:rsidP="00E56C2B">
            <w:pPr>
              <w:spacing w:after="0" w:line="240" w:lineRule="auto"/>
              <w:jc w:val="center"/>
              <w:rPr>
                <w:rFonts w:ascii="Arial" w:eastAsia="Times New Roman" w:hAnsi="Arial" w:cs="Arial"/>
                <w:kern w:val="0"/>
                <w:sz w:val="24"/>
                <w:szCs w:val="24"/>
                <w:lang w:eastAsia="vi-VN"/>
                <w14:ligatures w14:val="none"/>
              </w:rPr>
            </w:pPr>
            <w:r w:rsidRPr="00E56C2B">
              <w:rPr>
                <w:rFonts w:ascii="Arial" w:eastAsia="Times New Roman" w:hAnsi="Arial" w:cs="Arial"/>
                <w:kern w:val="0"/>
                <w:sz w:val="24"/>
                <w:szCs w:val="24"/>
                <w:lang w:eastAsia="vi-VN"/>
                <w14:ligatures w14:val="none"/>
              </w:rPr>
              <w:t>I. Why some plans have failed</w:t>
            </w:r>
          </w:p>
        </w:tc>
      </w:tr>
      <w:tr w:rsidR="00E56C2B" w:rsidRPr="00E56C2B" w14:paraId="55F20D90" w14:textId="77777777" w:rsidTr="00E56C2B">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8BD7346" w14:textId="77777777" w:rsidR="00E56C2B" w:rsidRPr="00E56C2B" w:rsidRDefault="00E56C2B" w:rsidP="00E56C2B">
            <w:pPr>
              <w:spacing w:after="0" w:line="240" w:lineRule="auto"/>
              <w:jc w:val="center"/>
              <w:rPr>
                <w:rFonts w:ascii="Arial" w:eastAsia="Times New Roman" w:hAnsi="Arial" w:cs="Arial"/>
                <w:kern w:val="0"/>
                <w:sz w:val="24"/>
                <w:szCs w:val="24"/>
                <w:lang w:eastAsia="vi-VN"/>
                <w14:ligatures w14:val="none"/>
              </w:rPr>
            </w:pPr>
            <w:r w:rsidRPr="00E56C2B">
              <w:rPr>
                <w:rFonts w:ascii="Arial" w:eastAsia="Times New Roman" w:hAnsi="Arial" w:cs="Arial"/>
                <w:b/>
                <w:bCs/>
                <w:color w:val="FFFFFF"/>
                <w:kern w:val="0"/>
                <w:sz w:val="24"/>
                <w:szCs w:val="24"/>
                <w:bdr w:val="single" w:sz="6" w:space="2" w:color="00B770" w:frame="1"/>
                <w:shd w:val="clear" w:color="auto" w:fill="00B770"/>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6FC1953" w14:textId="77777777" w:rsidR="00E56C2B" w:rsidRPr="00E56C2B" w:rsidRDefault="00E56C2B" w:rsidP="00E56C2B">
            <w:pPr>
              <w:spacing w:after="0" w:line="240" w:lineRule="auto"/>
              <w:jc w:val="center"/>
              <w:rPr>
                <w:rFonts w:ascii="Arial" w:eastAsia="Times New Roman" w:hAnsi="Arial" w:cs="Arial"/>
                <w:kern w:val="0"/>
                <w:sz w:val="24"/>
                <w:szCs w:val="24"/>
                <w:lang w:eastAsia="vi-VN"/>
                <w14:ligatures w14:val="none"/>
              </w:rPr>
            </w:pPr>
            <w:r w:rsidRPr="00E56C2B">
              <w:rPr>
                <w:rFonts w:ascii="Arial" w:eastAsia="Times New Roman" w:hAnsi="Arial" w:cs="Arial"/>
                <w:kern w:val="0"/>
                <w:sz w:val="24"/>
                <w:szCs w:val="24"/>
                <w:bdr w:val="single" w:sz="2" w:space="0" w:color="E5E7EB" w:frame="1"/>
                <w:lang w:eastAsia="vi-VN"/>
                <w14:ligatures w14:val="none"/>
              </w:rPr>
              <w:t>Paragraph E</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0645747" w14:textId="77777777" w:rsidR="00E56C2B" w:rsidRPr="00E56C2B" w:rsidRDefault="00E56C2B" w:rsidP="00E56C2B">
            <w:pPr>
              <w:spacing w:after="0" w:line="240" w:lineRule="auto"/>
              <w:jc w:val="center"/>
              <w:rPr>
                <w:rFonts w:ascii="Arial" w:eastAsia="Times New Roman" w:hAnsi="Arial" w:cs="Arial"/>
                <w:b/>
                <w:bCs/>
                <w:kern w:val="0"/>
                <w:sz w:val="21"/>
                <w:szCs w:val="21"/>
                <w:lang w:eastAsia="vi-VN"/>
                <w14:ligatures w14:val="none"/>
              </w:rPr>
            </w:pPr>
            <w:r w:rsidRPr="00E56C2B">
              <w:rPr>
                <w:rFonts w:ascii="Arial" w:eastAsia="Times New Roman" w:hAnsi="Arial" w:cs="Arial"/>
                <w:b/>
                <w:bCs/>
                <w:kern w:val="0"/>
                <w:sz w:val="21"/>
                <w:szCs w:val="21"/>
                <w:lang w:eastAsia="vi-VN"/>
                <w14:ligatures w14:val="none"/>
              </w:rPr>
              <w:t>IV. Explaining a new management style</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474F544" w14:textId="77777777" w:rsidR="00E56C2B" w:rsidRPr="00E56C2B" w:rsidRDefault="00E56C2B" w:rsidP="00E56C2B">
            <w:pPr>
              <w:spacing w:after="0" w:line="240" w:lineRule="auto"/>
              <w:jc w:val="center"/>
              <w:rPr>
                <w:rFonts w:ascii="Arial" w:eastAsia="Times New Roman" w:hAnsi="Arial" w:cs="Arial"/>
                <w:kern w:val="0"/>
                <w:sz w:val="24"/>
                <w:szCs w:val="24"/>
                <w:lang w:eastAsia="vi-VN"/>
                <w14:ligatures w14:val="none"/>
              </w:rPr>
            </w:pPr>
            <w:r w:rsidRPr="00E56C2B">
              <w:rPr>
                <w:rFonts w:ascii="Arial" w:eastAsia="Times New Roman" w:hAnsi="Arial" w:cs="Arial"/>
                <w:kern w:val="0"/>
                <w:sz w:val="24"/>
                <w:szCs w:val="24"/>
                <w:lang w:eastAsia="vi-VN"/>
                <w14:ligatures w14:val="none"/>
              </w:rPr>
              <w:t>IV. Explaining a new management style</w:t>
            </w:r>
          </w:p>
        </w:tc>
      </w:tr>
      <w:tr w:rsidR="00E56C2B" w:rsidRPr="00E56C2B" w14:paraId="7530A71B" w14:textId="77777777" w:rsidTr="00E56C2B">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1FF41AD" w14:textId="77777777" w:rsidR="00E56C2B" w:rsidRPr="00E56C2B" w:rsidRDefault="00E56C2B" w:rsidP="00E56C2B">
            <w:pPr>
              <w:spacing w:after="0" w:line="240" w:lineRule="auto"/>
              <w:jc w:val="center"/>
              <w:rPr>
                <w:rFonts w:ascii="Arial" w:eastAsia="Times New Roman" w:hAnsi="Arial" w:cs="Arial"/>
                <w:kern w:val="0"/>
                <w:sz w:val="24"/>
                <w:szCs w:val="24"/>
                <w:lang w:eastAsia="vi-VN"/>
                <w14:ligatures w14:val="none"/>
              </w:rPr>
            </w:pPr>
            <w:r w:rsidRPr="00E56C2B">
              <w:rPr>
                <w:rFonts w:ascii="Arial" w:eastAsia="Times New Roman" w:hAnsi="Arial" w:cs="Arial"/>
                <w:b/>
                <w:bCs/>
                <w:color w:val="FFFFFF"/>
                <w:kern w:val="0"/>
                <w:sz w:val="24"/>
                <w:szCs w:val="24"/>
                <w:bdr w:val="single" w:sz="6" w:space="2" w:color="00B770" w:frame="1"/>
                <w:shd w:val="clear" w:color="auto" w:fill="00B770"/>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887670E" w14:textId="77777777" w:rsidR="00E56C2B" w:rsidRPr="00E56C2B" w:rsidRDefault="00E56C2B" w:rsidP="00E56C2B">
            <w:pPr>
              <w:spacing w:after="0" w:line="240" w:lineRule="auto"/>
              <w:jc w:val="center"/>
              <w:rPr>
                <w:rFonts w:ascii="Arial" w:eastAsia="Times New Roman" w:hAnsi="Arial" w:cs="Arial"/>
                <w:kern w:val="0"/>
                <w:sz w:val="24"/>
                <w:szCs w:val="24"/>
                <w:lang w:eastAsia="vi-VN"/>
                <w14:ligatures w14:val="none"/>
              </w:rPr>
            </w:pPr>
            <w:r w:rsidRPr="00E56C2B">
              <w:rPr>
                <w:rFonts w:ascii="Arial" w:eastAsia="Times New Roman" w:hAnsi="Arial" w:cs="Arial"/>
                <w:kern w:val="0"/>
                <w:sz w:val="24"/>
                <w:szCs w:val="24"/>
                <w:bdr w:val="single" w:sz="2" w:space="0" w:color="E5E7EB" w:frame="1"/>
                <w:lang w:eastAsia="vi-VN"/>
                <w14:ligatures w14:val="none"/>
              </w:rPr>
              <w:t>Paragraph F</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D8982C9" w14:textId="77777777" w:rsidR="00E56C2B" w:rsidRPr="00E56C2B" w:rsidRDefault="00E56C2B" w:rsidP="00E56C2B">
            <w:pPr>
              <w:spacing w:after="0" w:line="240" w:lineRule="auto"/>
              <w:jc w:val="center"/>
              <w:rPr>
                <w:rFonts w:ascii="Arial" w:eastAsia="Times New Roman" w:hAnsi="Arial" w:cs="Arial"/>
                <w:b/>
                <w:bCs/>
                <w:kern w:val="0"/>
                <w:sz w:val="21"/>
                <w:szCs w:val="21"/>
                <w:lang w:eastAsia="vi-VN"/>
                <w14:ligatures w14:val="none"/>
              </w:rPr>
            </w:pPr>
            <w:r w:rsidRPr="00E56C2B">
              <w:rPr>
                <w:rFonts w:ascii="Arial" w:eastAsia="Times New Roman" w:hAnsi="Arial" w:cs="Arial"/>
                <w:b/>
                <w:bCs/>
                <w:kern w:val="0"/>
                <w:sz w:val="21"/>
                <w:szCs w:val="21"/>
                <w:lang w:eastAsia="vi-VN"/>
                <w14:ligatures w14:val="none"/>
              </w:rPr>
              <w:t>III. A possible success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F6B5F38" w14:textId="77777777" w:rsidR="00E56C2B" w:rsidRPr="00E56C2B" w:rsidRDefault="00E56C2B" w:rsidP="00E56C2B">
            <w:pPr>
              <w:spacing w:after="0" w:line="240" w:lineRule="auto"/>
              <w:jc w:val="center"/>
              <w:rPr>
                <w:rFonts w:ascii="Arial" w:eastAsia="Times New Roman" w:hAnsi="Arial" w:cs="Arial"/>
                <w:kern w:val="0"/>
                <w:sz w:val="24"/>
                <w:szCs w:val="24"/>
                <w:lang w:eastAsia="vi-VN"/>
                <w14:ligatures w14:val="none"/>
              </w:rPr>
            </w:pPr>
            <w:r w:rsidRPr="00E56C2B">
              <w:rPr>
                <w:rFonts w:ascii="Arial" w:eastAsia="Times New Roman" w:hAnsi="Arial" w:cs="Arial"/>
                <w:kern w:val="0"/>
                <w:sz w:val="24"/>
                <w:szCs w:val="24"/>
                <w:lang w:eastAsia="vi-VN"/>
                <w14:ligatures w14:val="none"/>
              </w:rPr>
              <w:t>III. A possible success</w:t>
            </w:r>
          </w:p>
        </w:tc>
      </w:tr>
    </w:tbl>
    <w:p w14:paraId="6687A6C0" w14:textId="77777777" w:rsidR="00E56C2B" w:rsidRPr="00E56C2B" w:rsidRDefault="00E56C2B" w:rsidP="00E56C2B">
      <w:pPr>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996"/>
        <w:gridCol w:w="4010"/>
      </w:tblGrid>
      <w:tr w:rsidR="00E56C2B" w:rsidRPr="00E56C2B" w14:paraId="291372B3" w14:textId="77777777" w:rsidTr="00E56C2B">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4FBF9"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lang w:eastAsia="vi-VN"/>
                <w14:ligatures w14:val="none"/>
              </w:rPr>
              <w:t>Paragraph A - VI</w:t>
            </w:r>
          </w:p>
        </w:tc>
      </w:tr>
      <w:tr w:rsidR="00E56C2B" w:rsidRPr="00E56C2B" w14:paraId="2590629B" w14:textId="77777777" w:rsidTr="00E56C2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3FE96"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lang w:eastAsia="vi-VN"/>
                <w14:ligatures w14:val="none"/>
              </w:rPr>
              <w:t>A </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regular </w:t>
            </w:r>
            <w:r w:rsidRPr="00E56C2B">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trip</w:t>
            </w:r>
            <w:r w:rsidRPr="00E56C2B">
              <w:rPr>
                <w:rFonts w:ascii="Comic Sans MS" w:eastAsia="Times New Roman" w:hAnsi="Comic Sans MS" w:cs="Times New Roman"/>
                <w:color w:val="000000"/>
                <w:kern w:val="0"/>
                <w:sz w:val="24"/>
                <w:szCs w:val="24"/>
                <w:bdr w:val="single" w:sz="2" w:space="0" w:color="E5E7EB" w:frame="1"/>
                <w:lang w:eastAsia="vi-VN"/>
                <w14:ligatures w14:val="none"/>
              </w:rPr>
              <w:t> for </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some people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ABE3A"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lang w:eastAsia="vi-VN"/>
                <w14:ligatures w14:val="none"/>
              </w:rPr>
              <w:t>M</w:t>
            </w:r>
            <w:r w:rsidRPr="00E56C2B">
              <w:rPr>
                <w:rFonts w:ascii="Cambria" w:eastAsia="Times New Roman" w:hAnsi="Cambria" w:cs="Cambria"/>
                <w:color w:val="000000"/>
                <w:kern w:val="0"/>
                <w:sz w:val="24"/>
                <w:szCs w:val="24"/>
                <w:bdr w:val="single" w:sz="2" w:space="0" w:color="E5E7EB" w:frame="1"/>
                <w:lang w:eastAsia="vi-VN"/>
                <w14:ligatures w14:val="none"/>
              </w:rPr>
              <w:t>ộ</w:t>
            </w:r>
            <w:r w:rsidRPr="00E56C2B">
              <w:rPr>
                <w:rFonts w:ascii="Comic Sans MS" w:eastAsia="Times New Roman" w:hAnsi="Comic Sans MS" w:cs="Times New Roman"/>
                <w:color w:val="000000"/>
                <w:kern w:val="0"/>
                <w:sz w:val="24"/>
                <w:szCs w:val="24"/>
                <w:bdr w:val="single" w:sz="2" w:space="0" w:color="E5E7EB" w:frame="1"/>
                <w:lang w:eastAsia="vi-VN"/>
                <w14:ligatures w14:val="none"/>
              </w:rPr>
              <w:t>t </w:t>
            </w:r>
            <w:r w:rsidRPr="00E56C2B">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chuy</w:t>
            </w:r>
            <w:r w:rsidRPr="00E56C2B">
              <w:rPr>
                <w:rFonts w:ascii="Cambria" w:eastAsia="Times New Roman" w:hAnsi="Cambria" w:cs="Cambria"/>
                <w:color w:val="000000"/>
                <w:kern w:val="0"/>
                <w:sz w:val="24"/>
                <w:szCs w:val="24"/>
                <w:bdr w:val="single" w:sz="2" w:space="0" w:color="E5E7EB" w:frame="1"/>
                <w:shd w:val="clear" w:color="auto" w:fill="00FFFF"/>
                <w:lang w:eastAsia="vi-VN"/>
                <w14:ligatures w14:val="none"/>
              </w:rPr>
              <w:t>ế</w:t>
            </w:r>
            <w:r w:rsidRPr="00E56C2B">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 xml:space="preserve">n </w:t>
            </w:r>
            <w:r w:rsidRPr="00E56C2B">
              <w:rPr>
                <w:rFonts w:ascii="Comic Sans MS" w:eastAsia="Times New Roman" w:hAnsi="Comic Sans MS" w:cs="Comic Sans MS"/>
                <w:color w:val="000000"/>
                <w:kern w:val="0"/>
                <w:sz w:val="24"/>
                <w:szCs w:val="24"/>
                <w:bdr w:val="single" w:sz="2" w:space="0" w:color="E5E7EB" w:frame="1"/>
                <w:shd w:val="clear" w:color="auto" w:fill="00FFFF"/>
                <w:lang w:eastAsia="vi-VN"/>
                <w14:ligatures w14:val="none"/>
              </w:rPr>
              <w:t>đ</w:t>
            </w:r>
            <w:r w:rsidRPr="00E56C2B">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i </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th</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ườ</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ng xuy</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ê</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w:t>
            </w:r>
            <w:r w:rsidRPr="00E56C2B">
              <w:rPr>
                <w:rFonts w:ascii="Comic Sans MS" w:eastAsia="Times New Roman" w:hAnsi="Comic Sans MS" w:cs="Times New Roman"/>
                <w:color w:val="000000"/>
                <w:kern w:val="0"/>
                <w:sz w:val="24"/>
                <w:szCs w:val="24"/>
                <w:bdr w:val="single" w:sz="2" w:space="0" w:color="E5E7EB" w:frame="1"/>
                <w:lang w:eastAsia="vi-VN"/>
                <w14:ligatures w14:val="none"/>
              </w:rPr>
              <w:t> v</w:t>
            </w:r>
            <w:r w:rsidRPr="00E56C2B">
              <w:rPr>
                <w:rFonts w:ascii="Cambria" w:eastAsia="Times New Roman" w:hAnsi="Cambria" w:cs="Cambria"/>
                <w:color w:val="000000"/>
                <w:kern w:val="0"/>
                <w:sz w:val="24"/>
                <w:szCs w:val="24"/>
                <w:bdr w:val="single" w:sz="2" w:space="0" w:color="E5E7EB" w:frame="1"/>
                <w:lang w:eastAsia="vi-VN"/>
                <w14:ligatures w14:val="none"/>
              </w:rPr>
              <w:t>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m</w:t>
            </w:r>
            <w:r w:rsidRPr="00E56C2B">
              <w:rPr>
                <w:rFonts w:ascii="Cambria" w:eastAsia="Times New Roman" w:hAnsi="Cambria" w:cs="Cambria"/>
                <w:color w:val="000000"/>
                <w:kern w:val="0"/>
                <w:sz w:val="24"/>
                <w:szCs w:val="24"/>
                <w:bdr w:val="single" w:sz="2" w:space="0" w:color="E5E7EB" w:frame="1"/>
                <w:shd w:val="clear" w:color="auto" w:fill="00FF00"/>
                <w:lang w:eastAsia="vi-VN"/>
                <w14:ligatures w14:val="none"/>
              </w:rPr>
              <w:t>ộ</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t s</w:t>
            </w:r>
            <w:r w:rsidRPr="00E56C2B">
              <w:rPr>
                <w:rFonts w:ascii="Cambria" w:eastAsia="Times New Roman" w:hAnsi="Cambria" w:cs="Cambria"/>
                <w:color w:val="000000"/>
                <w:kern w:val="0"/>
                <w:sz w:val="24"/>
                <w:szCs w:val="24"/>
                <w:bdr w:val="single" w:sz="2" w:space="0" w:color="E5E7EB" w:frame="1"/>
                <w:shd w:val="clear" w:color="auto" w:fill="00FF00"/>
                <w:lang w:eastAsia="vi-VN"/>
                <w14:ligatures w14:val="none"/>
              </w:rPr>
              <w:t>ố</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 xml:space="preserve"> ng</w:t>
            </w:r>
            <w:r w:rsidRPr="00E56C2B">
              <w:rPr>
                <w:rFonts w:ascii="Cambria" w:eastAsia="Times New Roman" w:hAnsi="Cambria" w:cs="Cambria"/>
                <w:color w:val="000000"/>
                <w:kern w:val="0"/>
                <w:sz w:val="24"/>
                <w:szCs w:val="24"/>
                <w:bdr w:val="single" w:sz="2" w:space="0" w:color="E5E7EB" w:frame="1"/>
                <w:shd w:val="clear" w:color="auto" w:fill="00FF00"/>
                <w:lang w:eastAsia="vi-VN"/>
                <w14:ligatures w14:val="none"/>
              </w:rPr>
              <w:t>ườ</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i</w:t>
            </w:r>
          </w:p>
        </w:tc>
      </w:tr>
      <w:tr w:rsidR="00E56C2B" w:rsidRPr="00E56C2B" w14:paraId="042DCF64" w14:textId="77777777" w:rsidTr="00E56C2B">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239C3E"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ị</w:t>
            </w:r>
            <w:r w:rsidRPr="00E56C2B">
              <w:rPr>
                <w:rFonts w:ascii="Comic Sans MS" w:eastAsia="Times New Roman" w:hAnsi="Comic Sans MS" w:cs="Times New Roman"/>
                <w:color w:val="000000"/>
                <w:kern w:val="0"/>
                <w:sz w:val="24"/>
                <w:szCs w:val="24"/>
                <w:bdr w:val="single" w:sz="2" w:space="0" w:color="E5E7EB" w:frame="1"/>
                <w:lang w:eastAsia="vi-VN"/>
                <w14:ligatures w14:val="none"/>
              </w:rPr>
              <w:t>nh v</w:t>
            </w:r>
            <w:r w:rsidRPr="00E56C2B">
              <w:rPr>
                <w:rFonts w:ascii="Cambria" w:eastAsia="Times New Roman" w:hAnsi="Cambria" w:cs="Cambria"/>
                <w:color w:val="000000"/>
                <w:kern w:val="0"/>
                <w:sz w:val="24"/>
                <w:szCs w:val="24"/>
                <w:bdr w:val="single" w:sz="2" w:space="0" w:color="E5E7EB" w:frame="1"/>
                <w:lang w:eastAsia="vi-VN"/>
                <w14:ligatures w14:val="none"/>
              </w:rPr>
              <w:t>ị</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E56C2B">
              <w:rPr>
                <w:rFonts w:ascii="Comic Sans MS" w:eastAsia="Times New Roman" w:hAnsi="Comic Sans MS" w:cs="Comic Sans MS"/>
                <w:color w:val="000000"/>
                <w:kern w:val="0"/>
                <w:sz w:val="24"/>
                <w:szCs w:val="24"/>
                <w:bdr w:val="single" w:sz="2" w:space="0" w:color="E5E7EB" w:frame="1"/>
                <w:lang w:eastAsia="vi-VN"/>
                <w14:ligatures w14:val="none"/>
              </w:rPr>
              <w:t>ù</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th</w:t>
            </w:r>
            <w:r w:rsidRPr="00E56C2B">
              <w:rPr>
                <w:rFonts w:ascii="Comic Sans MS" w:eastAsia="Times New Roman" w:hAnsi="Comic Sans MS" w:cs="Comic Sans MS"/>
                <w:color w:val="000000"/>
                <w:kern w:val="0"/>
                <w:sz w:val="24"/>
                <w:szCs w:val="24"/>
                <w:bdr w:val="single" w:sz="2" w:space="0" w:color="E5E7EB" w:frame="1"/>
                <w:lang w:eastAsia="vi-VN"/>
                <w14:ligatures w14:val="none"/>
              </w:rPr>
              <w:t>ô</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tin</w:t>
            </w:r>
          </w:p>
        </w:tc>
      </w:tr>
      <w:tr w:rsidR="00E56C2B" w:rsidRPr="00E56C2B" w14:paraId="6FCEC151" w14:textId="77777777" w:rsidTr="00E56C2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79F323"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lang w:eastAsia="vi-VN"/>
                <w14:ligatures w14:val="none"/>
              </w:rPr>
              <w:t>Aylito Binayo’s feet know the mountain. Even at four in the morning, she can run down the rocks to the river by starlight alone and climb the steep mountain back up to her village with a container of water on her back. She has made this </w:t>
            </w:r>
            <w:r w:rsidRPr="00E56C2B">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journey</w:t>
            </w:r>
            <w:r w:rsidRPr="00E56C2B">
              <w:rPr>
                <w:rFonts w:ascii="Comic Sans MS" w:eastAsia="Times New Roman" w:hAnsi="Comic Sans MS" w:cs="Times New Roman"/>
                <w:color w:val="000000"/>
                <w:kern w:val="0"/>
                <w:sz w:val="24"/>
                <w:szCs w:val="24"/>
                <w:bdr w:val="single" w:sz="2" w:space="0" w:color="E5E7EB" w:frame="1"/>
                <w:lang w:eastAsia="vi-VN"/>
                <w14:ligatures w14:val="none"/>
              </w:rPr>
              <w:t> </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three times a day</w:t>
            </w:r>
            <w:r w:rsidRPr="00E56C2B">
              <w:rPr>
                <w:rFonts w:ascii="Comic Sans MS" w:eastAsia="Times New Roman" w:hAnsi="Comic Sans MS" w:cs="Times New Roman"/>
                <w:color w:val="000000"/>
                <w:kern w:val="0"/>
                <w:sz w:val="24"/>
                <w:szCs w:val="24"/>
                <w:bdr w:val="single" w:sz="2" w:space="0" w:color="E5E7EB" w:frame="1"/>
                <w:lang w:eastAsia="vi-VN"/>
                <w14:ligatures w14:val="none"/>
              </w:rPr>
              <w:t> since she was a small child.</w:t>
            </w:r>
          </w:p>
          <w:p w14:paraId="1D716E51"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So has every other woman in her village</w:t>
            </w:r>
            <w:r w:rsidRPr="00E56C2B">
              <w:rPr>
                <w:rFonts w:ascii="Comic Sans MS" w:eastAsia="Times New Roman" w:hAnsi="Comic Sans MS" w:cs="Times New Roman"/>
                <w:color w:val="000000"/>
                <w:kern w:val="0"/>
                <w:sz w:val="24"/>
                <w:szCs w:val="24"/>
                <w:bdr w:val="single" w:sz="2" w:space="0" w:color="E5E7EB" w:frame="1"/>
                <w:lang w:eastAsia="vi-VN"/>
                <w14:ligatures w14:val="none"/>
              </w:rPr>
              <w:t> of Foro, in the Konso district of south-western Ethiopia in Africa. Binayo left school when she was eight years old, in part because she had to help her mother fetch water from the Toiro River. The water is unsafe to drink; every year that the drought continues, the river carries less water, and its flow is reduced. But it is the only water Foro has ever had.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1E2C8"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lang w:eastAsia="vi-VN"/>
                <w14:ligatures w14:val="none"/>
              </w:rPr>
              <w:t>Chân c</w:t>
            </w:r>
            <w:r w:rsidRPr="00E56C2B">
              <w:rPr>
                <w:rFonts w:ascii="Cambria" w:eastAsia="Times New Roman" w:hAnsi="Cambria" w:cs="Cambria"/>
                <w:color w:val="000000"/>
                <w:kern w:val="0"/>
                <w:sz w:val="24"/>
                <w:szCs w:val="24"/>
                <w:bdr w:val="single" w:sz="2" w:space="0" w:color="E5E7EB" w:frame="1"/>
                <w:lang w:eastAsia="vi-VN"/>
                <w14:ligatures w14:val="none"/>
              </w:rPr>
              <w:t>ủ</w:t>
            </w:r>
            <w:r w:rsidRPr="00E56C2B">
              <w:rPr>
                <w:rFonts w:ascii="Comic Sans MS" w:eastAsia="Times New Roman" w:hAnsi="Comic Sans MS" w:cs="Times New Roman"/>
                <w:color w:val="000000"/>
                <w:kern w:val="0"/>
                <w:sz w:val="24"/>
                <w:szCs w:val="24"/>
                <w:bdr w:val="single" w:sz="2" w:space="0" w:color="E5E7EB" w:frame="1"/>
                <w:lang w:eastAsia="vi-VN"/>
                <w14:ligatures w14:val="none"/>
              </w:rPr>
              <w:t>a Aylito Binayo hi</w:t>
            </w:r>
            <w:r w:rsidRPr="00E56C2B">
              <w:rPr>
                <w:rFonts w:ascii="Cambria" w:eastAsia="Times New Roman" w:hAnsi="Cambria" w:cs="Cambria"/>
                <w:color w:val="000000"/>
                <w:kern w:val="0"/>
                <w:sz w:val="24"/>
                <w:szCs w:val="24"/>
                <w:bdr w:val="single" w:sz="2" w:space="0" w:color="E5E7EB" w:frame="1"/>
                <w:lang w:eastAsia="vi-VN"/>
                <w14:ligatures w14:val="none"/>
              </w:rPr>
              <w:t>ể</w:t>
            </w:r>
            <w:r w:rsidRPr="00E56C2B">
              <w:rPr>
                <w:rFonts w:ascii="Comic Sans MS" w:eastAsia="Times New Roman" w:hAnsi="Comic Sans MS" w:cs="Times New Roman"/>
                <w:color w:val="000000"/>
                <w:kern w:val="0"/>
                <w:sz w:val="24"/>
                <w:szCs w:val="24"/>
                <w:bdr w:val="single" w:sz="2" w:space="0" w:color="E5E7EB" w:frame="1"/>
                <w:lang w:eastAsia="vi-VN"/>
                <w14:ligatures w14:val="none"/>
              </w:rPr>
              <w:t>u r</w:t>
            </w:r>
            <w:r w:rsidRPr="00E56C2B">
              <w:rPr>
                <w:rFonts w:ascii="Comic Sans MS" w:eastAsia="Times New Roman" w:hAnsi="Comic Sans MS" w:cs="Comic Sans MS"/>
                <w:color w:val="000000"/>
                <w:kern w:val="0"/>
                <w:sz w:val="24"/>
                <w:szCs w:val="24"/>
                <w:bdr w:val="single" w:sz="2" w:space="0" w:color="E5E7EB" w:frame="1"/>
                <w:lang w:eastAsia="vi-VN"/>
                <w14:ligatures w14:val="none"/>
              </w:rPr>
              <w:t>õ</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ng</w:t>
            </w:r>
            <w:r w:rsidRPr="00E56C2B">
              <w:rPr>
                <w:rFonts w:ascii="Cambria" w:eastAsia="Times New Roman" w:hAnsi="Cambria" w:cs="Cambria"/>
                <w:color w:val="000000"/>
                <w:kern w:val="0"/>
                <w:sz w:val="24"/>
                <w:szCs w:val="24"/>
                <w:bdr w:val="single" w:sz="2" w:space="0" w:color="E5E7EB" w:frame="1"/>
                <w:lang w:eastAsia="vi-VN"/>
                <w14:ligatures w14:val="none"/>
              </w:rPr>
              <w:t>ọ</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n</w:t>
            </w:r>
            <w:r w:rsidRPr="00E56C2B">
              <w:rPr>
                <w:rFonts w:ascii="Comic Sans MS" w:eastAsia="Times New Roman" w:hAnsi="Comic Sans MS" w:cs="Comic Sans MS"/>
                <w:color w:val="000000"/>
                <w:kern w:val="0"/>
                <w:sz w:val="24"/>
                <w:szCs w:val="24"/>
                <w:bdr w:val="single" w:sz="2" w:space="0" w:color="E5E7EB" w:frame="1"/>
                <w:lang w:eastAsia="vi-VN"/>
                <w14:ligatures w14:val="none"/>
              </w:rPr>
              <w:t>ú</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n</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y. K</w:t>
            </w:r>
            <w:r w:rsidRPr="00E56C2B">
              <w:rPr>
                <w:rFonts w:ascii="Cambria" w:eastAsia="Times New Roman" w:hAnsi="Cambria" w:cs="Cambria"/>
                <w:color w:val="000000"/>
                <w:kern w:val="0"/>
                <w:sz w:val="24"/>
                <w:szCs w:val="24"/>
                <w:bdr w:val="single" w:sz="2" w:space="0" w:color="E5E7EB" w:frame="1"/>
                <w:lang w:eastAsia="vi-VN"/>
                <w14:ligatures w14:val="none"/>
              </w:rPr>
              <w:t>ể</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E56C2B">
              <w:rPr>
                <w:rFonts w:ascii="Cambria" w:eastAsia="Times New Roman" w:hAnsi="Cambria" w:cs="Cambria"/>
                <w:color w:val="000000"/>
                <w:kern w:val="0"/>
                <w:sz w:val="24"/>
                <w:szCs w:val="24"/>
                <w:bdr w:val="single" w:sz="2" w:space="0" w:color="E5E7EB" w:frame="1"/>
                <w:lang w:eastAsia="vi-VN"/>
                <w14:ligatures w14:val="none"/>
              </w:rPr>
              <w:t>ả</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E56C2B">
              <w:rPr>
                <w:rFonts w:ascii="Comic Sans MS" w:eastAsia="Times New Roman" w:hAnsi="Comic Sans MS" w:cs="Comic Sans MS"/>
                <w:color w:val="000000"/>
                <w:kern w:val="0"/>
                <w:sz w:val="24"/>
                <w:szCs w:val="24"/>
                <w:bdr w:val="single" w:sz="2" w:space="0" w:color="E5E7EB" w:frame="1"/>
                <w:lang w:eastAsia="vi-VN"/>
                <w14:ligatures w14:val="none"/>
              </w:rPr>
              <w:t>ú</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4 gi</w:t>
            </w:r>
            <w:r w:rsidRPr="00E56C2B">
              <w:rPr>
                <w:rFonts w:ascii="Cambria" w:eastAsia="Times New Roman" w:hAnsi="Cambria" w:cs="Cambria"/>
                <w:color w:val="000000"/>
                <w:kern w:val="0"/>
                <w:sz w:val="24"/>
                <w:szCs w:val="24"/>
                <w:bdr w:val="single" w:sz="2" w:space="0" w:color="E5E7EB" w:frame="1"/>
                <w:lang w:eastAsia="vi-VN"/>
                <w14:ligatures w14:val="none"/>
              </w:rPr>
              <w:t>ờ</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s</w:t>
            </w:r>
            <w:r w:rsidRPr="00E56C2B">
              <w:rPr>
                <w:rFonts w:ascii="Comic Sans MS" w:eastAsia="Times New Roman" w:hAnsi="Comic Sans MS" w:cs="Comic Sans MS"/>
                <w:color w:val="000000"/>
                <w:kern w:val="0"/>
                <w:sz w:val="24"/>
                <w:szCs w:val="24"/>
                <w:bdr w:val="single" w:sz="2" w:space="0" w:color="E5E7EB" w:frame="1"/>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c</w:t>
            </w:r>
            <w:r w:rsidRPr="00E56C2B">
              <w:rPr>
                <w:rFonts w:ascii="Comic Sans MS" w:eastAsia="Times New Roman" w:hAnsi="Comic Sans MS" w:cs="Comic Sans MS"/>
                <w:color w:val="000000"/>
                <w:kern w:val="0"/>
                <w:sz w:val="24"/>
                <w:szCs w:val="24"/>
                <w:bdr w:val="single" w:sz="2" w:space="0" w:color="E5E7EB" w:frame="1"/>
                <w:lang w:eastAsia="vi-VN"/>
                <w14:ligatures w14:val="none"/>
              </w:rPr>
              <w:t>ô</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E56C2B">
              <w:rPr>
                <w:rFonts w:ascii="Cambria" w:eastAsia="Times New Roman" w:hAnsi="Cambria" w:cs="Cambria"/>
                <w:color w:val="000000"/>
                <w:kern w:val="0"/>
                <w:sz w:val="24"/>
                <w:szCs w:val="24"/>
                <w:bdr w:val="single" w:sz="2" w:space="0" w:color="E5E7EB" w:frame="1"/>
                <w:lang w:eastAsia="vi-VN"/>
                <w14:ligatures w14:val="none"/>
              </w:rPr>
              <w:t>ấ</w:t>
            </w:r>
            <w:r w:rsidRPr="00E56C2B">
              <w:rPr>
                <w:rFonts w:ascii="Comic Sans MS" w:eastAsia="Times New Roman" w:hAnsi="Comic Sans MS" w:cs="Times New Roman"/>
                <w:color w:val="000000"/>
                <w:kern w:val="0"/>
                <w:sz w:val="24"/>
                <w:szCs w:val="24"/>
                <w:bdr w:val="single" w:sz="2" w:space="0" w:color="E5E7EB" w:frame="1"/>
                <w:lang w:eastAsia="vi-VN"/>
                <w14:ligatures w14:val="none"/>
              </w:rPr>
              <w:t>y c</w:t>
            </w:r>
            <w:r w:rsidRPr="00E56C2B">
              <w:rPr>
                <w:rFonts w:ascii="Comic Sans MS" w:eastAsia="Times New Roman" w:hAnsi="Comic Sans MS" w:cs="Comic Sans MS"/>
                <w:color w:val="000000"/>
                <w:kern w:val="0"/>
                <w:sz w:val="24"/>
                <w:szCs w:val="24"/>
                <w:bdr w:val="single" w:sz="2" w:space="0" w:color="E5E7EB" w:frame="1"/>
                <w:lang w:eastAsia="vi-VN"/>
                <w14:ligatures w14:val="none"/>
              </w:rPr>
              <w:t>ó</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E56C2B">
              <w:rPr>
                <w:rFonts w:ascii="Cambria" w:eastAsia="Times New Roman" w:hAnsi="Cambria" w:cs="Cambria"/>
                <w:color w:val="000000"/>
                <w:kern w:val="0"/>
                <w:sz w:val="24"/>
                <w:szCs w:val="24"/>
                <w:bdr w:val="single" w:sz="2" w:space="0" w:color="E5E7EB" w:frame="1"/>
                <w:lang w:eastAsia="vi-VN"/>
                <w14:ligatures w14:val="none"/>
              </w:rPr>
              <w:t>ể</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E56C2B">
              <w:rPr>
                <w:rFonts w:ascii="Cambria" w:eastAsia="Times New Roman" w:hAnsi="Cambria" w:cs="Cambria"/>
                <w:color w:val="000000"/>
                <w:kern w:val="0"/>
                <w:sz w:val="24"/>
                <w:szCs w:val="24"/>
                <w:bdr w:val="single" w:sz="2" w:space="0" w:color="E5E7EB" w:frame="1"/>
                <w:lang w:eastAsia="vi-VN"/>
                <w14:ligatures w14:val="none"/>
              </w:rPr>
              <w:t>ạ</w:t>
            </w:r>
            <w:r w:rsidRPr="00E56C2B">
              <w:rPr>
                <w:rFonts w:ascii="Comic Sans MS" w:eastAsia="Times New Roman" w:hAnsi="Comic Sans MS" w:cs="Times New Roman"/>
                <w:color w:val="000000"/>
                <w:kern w:val="0"/>
                <w:sz w:val="24"/>
                <w:szCs w:val="24"/>
                <w:bdr w:val="single" w:sz="2" w:space="0" w:color="E5E7EB" w:frame="1"/>
                <w:lang w:eastAsia="vi-VN"/>
                <w14:ligatures w14:val="none"/>
              </w:rPr>
              <w:t>y xu</w:t>
            </w:r>
            <w:r w:rsidRPr="00E56C2B">
              <w:rPr>
                <w:rFonts w:ascii="Cambria" w:eastAsia="Times New Roman" w:hAnsi="Cambria" w:cs="Cambria"/>
                <w:color w:val="000000"/>
                <w:kern w:val="0"/>
                <w:sz w:val="24"/>
                <w:szCs w:val="24"/>
                <w:bdr w:val="single" w:sz="2" w:space="0" w:color="E5E7EB" w:frame="1"/>
                <w:lang w:eastAsia="vi-VN"/>
                <w14:ligatures w14:val="none"/>
              </w:rPr>
              <w:t>ố</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n</w:t>
            </w:r>
            <w:r w:rsidRPr="00E56C2B">
              <w:rPr>
                <w:rFonts w:ascii="Comic Sans MS" w:eastAsia="Times New Roman" w:hAnsi="Comic Sans MS" w:cs="Comic Sans MS"/>
                <w:color w:val="000000"/>
                <w:kern w:val="0"/>
                <w:sz w:val="24"/>
                <w:szCs w:val="24"/>
                <w:bdr w:val="single" w:sz="2" w:space="0" w:color="E5E7EB" w:frame="1"/>
                <w:lang w:eastAsia="vi-VN"/>
                <w14:ligatures w14:val="none"/>
              </w:rPr>
              <w:t>ú</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c</w:t>
            </w:r>
            <w:r w:rsidRPr="00E56C2B">
              <w:rPr>
                <w:rFonts w:ascii="Cambria" w:eastAsia="Times New Roman" w:hAnsi="Cambria" w:cs="Cambria"/>
                <w:color w:val="000000"/>
                <w:kern w:val="0"/>
                <w:sz w:val="24"/>
                <w:szCs w:val="24"/>
                <w:bdr w:val="single" w:sz="2" w:space="0" w:color="E5E7EB" w:frame="1"/>
                <w:lang w:eastAsia="vi-VN"/>
                <w14:ligatures w14:val="none"/>
              </w:rPr>
              <w:t>ạ</w:t>
            </w:r>
            <w:r w:rsidRPr="00E56C2B">
              <w:rPr>
                <w:rFonts w:ascii="Comic Sans MS" w:eastAsia="Times New Roman" w:hAnsi="Comic Sans MS" w:cs="Times New Roman"/>
                <w:color w:val="000000"/>
                <w:kern w:val="0"/>
                <w:sz w:val="24"/>
                <w:szCs w:val="24"/>
                <w:bdr w:val="single" w:sz="2" w:space="0" w:color="E5E7EB" w:frame="1"/>
                <w:lang w:eastAsia="vi-VN"/>
                <w14:ligatures w14:val="none"/>
              </w:rPr>
              <w:t>nh con s</w:t>
            </w:r>
            <w:r w:rsidRPr="00E56C2B">
              <w:rPr>
                <w:rFonts w:ascii="Comic Sans MS" w:eastAsia="Times New Roman" w:hAnsi="Comic Sans MS" w:cs="Comic Sans MS"/>
                <w:color w:val="000000"/>
                <w:kern w:val="0"/>
                <w:sz w:val="24"/>
                <w:szCs w:val="24"/>
                <w:bdr w:val="single" w:sz="2" w:space="0" w:color="E5E7EB" w:frame="1"/>
                <w:lang w:eastAsia="vi-VN"/>
                <w14:ligatures w14:val="none"/>
              </w:rPr>
              <w:t>ô</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ch</w:t>
            </w:r>
            <w:r w:rsidRPr="00E56C2B">
              <w:rPr>
                <w:rFonts w:ascii="Cambria" w:eastAsia="Times New Roman" w:hAnsi="Cambria" w:cs="Cambria"/>
                <w:color w:val="000000"/>
                <w:kern w:val="0"/>
                <w:sz w:val="24"/>
                <w:szCs w:val="24"/>
                <w:bdr w:val="single" w:sz="2" w:space="0" w:color="E5E7EB" w:frame="1"/>
                <w:lang w:eastAsia="vi-VN"/>
                <w14:ligatures w14:val="none"/>
              </w:rPr>
              <w:t>ỉ</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E56C2B">
              <w:rPr>
                <w:rFonts w:ascii="Cambria" w:eastAsia="Times New Roman" w:hAnsi="Cambria" w:cs="Cambria"/>
                <w:color w:val="000000"/>
                <w:kern w:val="0"/>
                <w:sz w:val="24"/>
                <w:szCs w:val="24"/>
                <w:bdr w:val="single" w:sz="2" w:space="0" w:color="E5E7EB" w:frame="1"/>
                <w:lang w:eastAsia="vi-VN"/>
                <w14:ligatures w14:val="none"/>
              </w:rPr>
              <w:t>ằ</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E56C2B">
              <w:rPr>
                <w:rFonts w:ascii="Comic Sans MS" w:eastAsia="Times New Roman" w:hAnsi="Comic Sans MS" w:cs="Comic Sans MS"/>
                <w:color w:val="000000"/>
                <w:kern w:val="0"/>
                <w:sz w:val="24"/>
                <w:szCs w:val="24"/>
                <w:bdr w:val="single" w:sz="2" w:space="0" w:color="E5E7EB" w:frame="1"/>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lang w:eastAsia="vi-VN"/>
                <w14:ligatures w14:val="none"/>
              </w:rPr>
              <w:t>nh s</w:t>
            </w:r>
            <w:r w:rsidRPr="00E56C2B">
              <w:rPr>
                <w:rFonts w:ascii="Comic Sans MS" w:eastAsia="Times New Roman" w:hAnsi="Comic Sans MS" w:cs="Comic Sans MS"/>
                <w:color w:val="000000"/>
                <w:kern w:val="0"/>
                <w:sz w:val="24"/>
                <w:szCs w:val="24"/>
                <w:bdr w:val="single" w:sz="2" w:space="0" w:color="E5E7EB" w:frame="1"/>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t</w:t>
            </w:r>
            <w:r w:rsidRPr="00E56C2B">
              <w:rPr>
                <w:rFonts w:ascii="Cambria" w:eastAsia="Times New Roman" w:hAnsi="Cambria" w:cs="Cambria"/>
                <w:color w:val="000000"/>
                <w:kern w:val="0"/>
                <w:sz w:val="24"/>
                <w:szCs w:val="24"/>
                <w:bdr w:val="single" w:sz="2" w:space="0" w:color="E5E7EB" w:frame="1"/>
                <w:lang w:eastAsia="vi-VN"/>
                <w14:ligatures w14:val="none"/>
              </w:rPr>
              <w:t>ừ</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nh</w:t>
            </w:r>
            <w:r w:rsidRPr="00E56C2B">
              <w:rPr>
                <w:rFonts w:ascii="Cambria" w:eastAsia="Times New Roman" w:hAnsi="Cambria" w:cs="Cambria"/>
                <w:color w:val="000000"/>
                <w:kern w:val="0"/>
                <w:sz w:val="24"/>
                <w:szCs w:val="24"/>
                <w:bdr w:val="single" w:sz="2" w:space="0" w:color="E5E7EB" w:frame="1"/>
                <w:lang w:eastAsia="vi-VN"/>
                <w14:ligatures w14:val="none"/>
              </w:rPr>
              <w:t>ữ</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ng</w:t>
            </w:r>
            <w:r w:rsidRPr="00E56C2B">
              <w:rPr>
                <w:rFonts w:ascii="Comic Sans MS" w:eastAsia="Times New Roman" w:hAnsi="Comic Sans MS" w:cs="Comic Sans MS"/>
                <w:color w:val="000000"/>
                <w:kern w:val="0"/>
                <w:sz w:val="24"/>
                <w:szCs w:val="24"/>
                <w:bdr w:val="single" w:sz="2" w:space="0" w:color="E5E7EB" w:frame="1"/>
                <w:lang w:eastAsia="vi-VN"/>
                <w14:ligatures w14:val="none"/>
              </w:rPr>
              <w:t>ô</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sao, v</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E56C2B">
              <w:rPr>
                <w:rFonts w:ascii="Comic Sans MS" w:eastAsia="Times New Roman" w:hAnsi="Comic Sans MS" w:cs="Comic Sans MS"/>
                <w:color w:val="000000"/>
                <w:kern w:val="0"/>
                <w:sz w:val="24"/>
                <w:szCs w:val="24"/>
                <w:bdr w:val="single" w:sz="2" w:space="0" w:color="E5E7EB" w:frame="1"/>
                <w:lang w:eastAsia="vi-VN"/>
                <w14:ligatures w14:val="none"/>
              </w:rPr>
              <w:t>è</w:t>
            </w:r>
            <w:r w:rsidRPr="00E56C2B">
              <w:rPr>
                <w:rFonts w:ascii="Comic Sans MS" w:eastAsia="Times New Roman" w:hAnsi="Comic Sans MS" w:cs="Times New Roman"/>
                <w:color w:val="000000"/>
                <w:kern w:val="0"/>
                <w:sz w:val="24"/>
                <w:szCs w:val="24"/>
                <w:bdr w:val="single" w:sz="2" w:space="0" w:color="E5E7EB" w:frame="1"/>
                <w:lang w:eastAsia="vi-VN"/>
                <w14:ligatures w14:val="none"/>
              </w:rPr>
              <w:t>o l</w:t>
            </w:r>
            <w:r w:rsidRPr="00E56C2B">
              <w:rPr>
                <w:rFonts w:ascii="Comic Sans MS" w:eastAsia="Times New Roman" w:hAnsi="Comic Sans MS" w:cs="Comic Sans MS"/>
                <w:color w:val="000000"/>
                <w:kern w:val="0"/>
                <w:sz w:val="24"/>
                <w:szCs w:val="24"/>
                <w:bdr w:val="single" w:sz="2" w:space="0" w:color="E5E7EB" w:frame="1"/>
                <w:lang w:eastAsia="vi-VN"/>
                <w14:ligatures w14:val="none"/>
              </w:rPr>
              <w:t>ê</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ng</w:t>
            </w:r>
            <w:r w:rsidRPr="00E56C2B">
              <w:rPr>
                <w:rFonts w:ascii="Cambria" w:eastAsia="Times New Roman" w:hAnsi="Cambria" w:cs="Cambria"/>
                <w:color w:val="000000"/>
                <w:kern w:val="0"/>
                <w:sz w:val="24"/>
                <w:szCs w:val="24"/>
                <w:bdr w:val="single" w:sz="2" w:space="0" w:color="E5E7EB" w:frame="1"/>
                <w:lang w:eastAsia="vi-VN"/>
                <w14:ligatures w14:val="none"/>
              </w:rPr>
              <w:t>ọ</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n</w:t>
            </w:r>
            <w:r w:rsidRPr="00E56C2B">
              <w:rPr>
                <w:rFonts w:ascii="Comic Sans MS" w:eastAsia="Times New Roman" w:hAnsi="Comic Sans MS" w:cs="Comic Sans MS"/>
                <w:color w:val="000000"/>
                <w:kern w:val="0"/>
                <w:sz w:val="24"/>
                <w:szCs w:val="24"/>
                <w:bdr w:val="single" w:sz="2" w:space="0" w:color="E5E7EB" w:frame="1"/>
                <w:lang w:eastAsia="vi-VN"/>
                <w14:ligatures w14:val="none"/>
              </w:rPr>
              <w:t>ú</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d</w:t>
            </w:r>
            <w:r w:rsidRPr="00E56C2B">
              <w:rPr>
                <w:rFonts w:ascii="Cambria" w:eastAsia="Times New Roman" w:hAnsi="Cambria" w:cs="Cambria"/>
                <w:color w:val="000000"/>
                <w:kern w:val="0"/>
                <w:sz w:val="24"/>
                <w:szCs w:val="24"/>
                <w:bdr w:val="single" w:sz="2" w:space="0" w:color="E5E7EB" w:frame="1"/>
                <w:lang w:eastAsia="vi-VN"/>
                <w14:ligatures w14:val="none"/>
              </w:rPr>
              <w:t>ố</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ể</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quay v</w:t>
            </w:r>
            <w:r w:rsidRPr="00E56C2B">
              <w:rPr>
                <w:rFonts w:ascii="Cambria" w:eastAsia="Times New Roman" w:hAnsi="Cambria" w:cs="Cambria"/>
                <w:color w:val="000000"/>
                <w:kern w:val="0"/>
                <w:sz w:val="24"/>
                <w:szCs w:val="24"/>
                <w:bdr w:val="single" w:sz="2" w:space="0" w:color="E5E7EB" w:frame="1"/>
                <w:lang w:eastAsia="vi-VN"/>
                <w14:ligatures w14:val="none"/>
              </w:rPr>
              <w:t>ề</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c</w:t>
            </w:r>
            <w:r w:rsidRPr="00E56C2B">
              <w:rPr>
                <w:rFonts w:ascii="Cambria" w:eastAsia="Times New Roman" w:hAnsi="Cambria" w:cs="Cambria"/>
                <w:color w:val="000000"/>
                <w:kern w:val="0"/>
                <w:sz w:val="24"/>
                <w:szCs w:val="24"/>
                <w:bdr w:val="single" w:sz="2" w:space="0" w:color="E5E7EB" w:frame="1"/>
                <w:lang w:eastAsia="vi-VN"/>
                <w14:ligatures w14:val="none"/>
              </w:rPr>
              <w:t>ủ</w:t>
            </w:r>
            <w:r w:rsidRPr="00E56C2B">
              <w:rPr>
                <w:rFonts w:ascii="Comic Sans MS" w:eastAsia="Times New Roman" w:hAnsi="Comic Sans MS" w:cs="Times New Roman"/>
                <w:color w:val="000000"/>
                <w:kern w:val="0"/>
                <w:sz w:val="24"/>
                <w:szCs w:val="24"/>
                <w:bdr w:val="single" w:sz="2" w:space="0" w:color="E5E7EB" w:frame="1"/>
                <w:lang w:eastAsia="vi-VN"/>
                <w14:ligatures w14:val="none"/>
              </w:rPr>
              <w:t>a c</w:t>
            </w:r>
            <w:r w:rsidRPr="00E56C2B">
              <w:rPr>
                <w:rFonts w:ascii="Comic Sans MS" w:eastAsia="Times New Roman" w:hAnsi="Comic Sans MS" w:cs="Comic Sans MS"/>
                <w:color w:val="000000"/>
                <w:kern w:val="0"/>
                <w:sz w:val="24"/>
                <w:szCs w:val="24"/>
                <w:bdr w:val="single" w:sz="2" w:space="0" w:color="E5E7EB" w:frame="1"/>
                <w:lang w:eastAsia="vi-VN"/>
                <w14:ligatures w14:val="none"/>
              </w:rPr>
              <w:t>ô</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E56C2B">
              <w:rPr>
                <w:rFonts w:ascii="Cambria" w:eastAsia="Times New Roman" w:hAnsi="Cambria" w:cs="Cambria"/>
                <w:color w:val="000000"/>
                <w:kern w:val="0"/>
                <w:sz w:val="24"/>
                <w:szCs w:val="24"/>
                <w:bdr w:val="single" w:sz="2" w:space="0" w:color="E5E7EB" w:frame="1"/>
                <w:lang w:eastAsia="vi-VN"/>
                <w14:ligatures w14:val="none"/>
              </w:rPr>
              <w:t>ấ</w:t>
            </w:r>
            <w:r w:rsidRPr="00E56C2B">
              <w:rPr>
                <w:rFonts w:ascii="Comic Sans MS" w:eastAsia="Times New Roman" w:hAnsi="Comic Sans MS" w:cs="Times New Roman"/>
                <w:color w:val="000000"/>
                <w:kern w:val="0"/>
                <w:sz w:val="24"/>
                <w:szCs w:val="24"/>
                <w:bdr w:val="single" w:sz="2" w:space="0" w:color="E5E7EB" w:frame="1"/>
                <w:lang w:eastAsia="vi-VN"/>
                <w14:ligatures w14:val="none"/>
              </w:rPr>
              <w:t>y v</w:t>
            </w:r>
            <w:r w:rsidRPr="00E56C2B">
              <w:rPr>
                <w:rFonts w:ascii="Cambria" w:eastAsia="Times New Roman" w:hAnsi="Cambria" w:cs="Cambria"/>
                <w:color w:val="000000"/>
                <w:kern w:val="0"/>
                <w:sz w:val="24"/>
                <w:szCs w:val="24"/>
                <w:bdr w:val="single" w:sz="2" w:space="0" w:color="E5E7EB" w:frame="1"/>
                <w:lang w:eastAsia="vi-VN"/>
                <w14:ligatures w14:val="none"/>
              </w:rPr>
              <w:t>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m</w:t>
            </w:r>
            <w:r w:rsidRPr="00E56C2B">
              <w:rPr>
                <w:rFonts w:ascii="Cambria" w:eastAsia="Times New Roman" w:hAnsi="Cambria" w:cs="Cambria"/>
                <w:color w:val="000000"/>
                <w:kern w:val="0"/>
                <w:sz w:val="24"/>
                <w:szCs w:val="24"/>
                <w:bdr w:val="single" w:sz="2" w:space="0" w:color="E5E7EB" w:frame="1"/>
                <w:lang w:eastAsia="vi-VN"/>
                <w14:ligatures w14:val="none"/>
              </w:rPr>
              <w:t>ộ</w:t>
            </w:r>
            <w:r w:rsidRPr="00E56C2B">
              <w:rPr>
                <w:rFonts w:ascii="Comic Sans MS" w:eastAsia="Times New Roman" w:hAnsi="Comic Sans MS" w:cs="Times New Roman"/>
                <w:color w:val="000000"/>
                <w:kern w:val="0"/>
                <w:sz w:val="24"/>
                <w:szCs w:val="24"/>
                <w:bdr w:val="single" w:sz="2" w:space="0" w:color="E5E7EB" w:frame="1"/>
                <w:lang w:eastAsia="vi-VN"/>
                <w14:ligatures w14:val="none"/>
              </w:rPr>
              <w:t>t th</w:t>
            </w:r>
            <w:r w:rsidRPr="00E56C2B">
              <w:rPr>
                <w:rFonts w:ascii="Comic Sans MS" w:eastAsia="Times New Roman" w:hAnsi="Comic Sans MS" w:cs="Comic Sans MS"/>
                <w:color w:val="000000"/>
                <w:kern w:val="0"/>
                <w:sz w:val="24"/>
                <w:szCs w:val="24"/>
                <w:bdr w:val="single" w:sz="2" w:space="0" w:color="E5E7EB" w:frame="1"/>
                <w:lang w:eastAsia="vi-VN"/>
                <w14:ligatures w14:val="none"/>
              </w:rPr>
              <w:t>ù</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n</w:t>
            </w:r>
            <w:r w:rsidRPr="00E56C2B">
              <w:rPr>
                <w:rFonts w:ascii="Cambria" w:eastAsia="Times New Roman" w:hAnsi="Cambria" w:cs="Cambria"/>
                <w:color w:val="000000"/>
                <w:kern w:val="0"/>
                <w:sz w:val="24"/>
                <w:szCs w:val="24"/>
                <w:bdr w:val="single" w:sz="2" w:space="0" w:color="E5E7EB" w:frame="1"/>
                <w:lang w:eastAsia="vi-VN"/>
                <w14:ligatures w14:val="none"/>
              </w:rPr>
              <w:t>ướ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tr</w:t>
            </w:r>
            <w:r w:rsidRPr="00E56C2B">
              <w:rPr>
                <w:rFonts w:ascii="Comic Sans MS" w:eastAsia="Times New Roman" w:hAnsi="Comic Sans MS" w:cs="Comic Sans MS"/>
                <w:color w:val="000000"/>
                <w:kern w:val="0"/>
                <w:sz w:val="24"/>
                <w:szCs w:val="24"/>
                <w:bdr w:val="single" w:sz="2" w:space="0" w:color="E5E7EB" w:frame="1"/>
                <w:lang w:eastAsia="vi-VN"/>
                <w14:ligatures w14:val="none"/>
              </w:rPr>
              <w:t>ê</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l</w:t>
            </w:r>
            <w:r w:rsidRPr="00E56C2B">
              <w:rPr>
                <w:rFonts w:ascii="Cambria" w:eastAsia="Times New Roman" w:hAnsi="Cambria" w:cs="Cambria"/>
                <w:color w:val="000000"/>
                <w:kern w:val="0"/>
                <w:sz w:val="24"/>
                <w:szCs w:val="24"/>
                <w:bdr w:val="single" w:sz="2" w:space="0" w:color="E5E7EB" w:frame="1"/>
                <w:lang w:eastAsia="vi-VN"/>
                <w14:ligatures w14:val="none"/>
              </w:rPr>
              <w:t>ư</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C</w:t>
            </w:r>
            <w:r w:rsidRPr="00E56C2B">
              <w:rPr>
                <w:rFonts w:ascii="Comic Sans MS" w:eastAsia="Times New Roman" w:hAnsi="Comic Sans MS" w:cs="Comic Sans MS"/>
                <w:color w:val="000000"/>
                <w:kern w:val="0"/>
                <w:sz w:val="24"/>
                <w:szCs w:val="24"/>
                <w:bdr w:val="single" w:sz="2" w:space="0" w:color="E5E7EB" w:frame="1"/>
                <w:lang w:eastAsia="vi-VN"/>
                <w14:ligatures w14:val="none"/>
              </w:rPr>
              <w:t>ô</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E56C2B">
              <w:rPr>
                <w:rFonts w:ascii="Cambria" w:eastAsia="Times New Roman" w:hAnsi="Cambria" w:cs="Cambria"/>
                <w:color w:val="000000"/>
                <w:kern w:val="0"/>
                <w:sz w:val="24"/>
                <w:szCs w:val="24"/>
                <w:bdr w:val="single" w:sz="2" w:space="0" w:color="E5E7EB" w:frame="1"/>
                <w:lang w:eastAsia="vi-VN"/>
                <w14:ligatures w14:val="none"/>
              </w:rPr>
              <w:t>ấ</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y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w:t>
            </w:r>
            <w:r w:rsidRPr="00E56C2B">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chuy</w:t>
            </w:r>
            <w:r w:rsidRPr="00E56C2B">
              <w:rPr>
                <w:rFonts w:ascii="Cambria" w:eastAsia="Times New Roman" w:hAnsi="Cambria" w:cs="Cambria"/>
                <w:color w:val="000000"/>
                <w:kern w:val="0"/>
                <w:sz w:val="24"/>
                <w:szCs w:val="24"/>
                <w:bdr w:val="single" w:sz="2" w:space="0" w:color="E5E7EB" w:frame="1"/>
                <w:shd w:val="clear" w:color="auto" w:fill="00FFFF"/>
                <w:lang w:eastAsia="vi-VN"/>
                <w14:ligatures w14:val="none"/>
              </w:rPr>
              <w:t>ế</w:t>
            </w:r>
            <w:r w:rsidRPr="00E56C2B">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 xml:space="preserve">n </w:t>
            </w:r>
            <w:r w:rsidRPr="00E56C2B">
              <w:rPr>
                <w:rFonts w:ascii="Comic Sans MS" w:eastAsia="Times New Roman" w:hAnsi="Comic Sans MS" w:cs="Comic Sans MS"/>
                <w:color w:val="000000"/>
                <w:kern w:val="0"/>
                <w:sz w:val="24"/>
                <w:szCs w:val="24"/>
                <w:bdr w:val="single" w:sz="2" w:space="0" w:color="E5E7EB" w:frame="1"/>
                <w:shd w:val="clear" w:color="auto" w:fill="00FFFF"/>
                <w:lang w:eastAsia="vi-VN"/>
                <w14:ligatures w14:val="none"/>
              </w:rPr>
              <w:t>đ</w:t>
            </w:r>
            <w:r w:rsidRPr="00E56C2B">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i</w:t>
            </w:r>
            <w:r w:rsidRPr="00E56C2B">
              <w:rPr>
                <w:rFonts w:ascii="Comic Sans MS" w:eastAsia="Times New Roman" w:hAnsi="Comic Sans MS" w:cs="Times New Roman"/>
                <w:color w:val="000000"/>
                <w:kern w:val="0"/>
                <w:sz w:val="24"/>
                <w:szCs w:val="24"/>
                <w:bdr w:val="single" w:sz="2" w:space="0" w:color="E5E7EB" w:frame="1"/>
                <w:lang w:eastAsia="vi-VN"/>
                <w14:ligatures w14:val="none"/>
              </w:rPr>
              <w:t> này </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3 l</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ầ</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 m</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ộ</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t ng</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y</w:t>
            </w:r>
            <w:r w:rsidRPr="00E56C2B">
              <w:rPr>
                <w:rFonts w:ascii="Comic Sans MS" w:eastAsia="Times New Roman" w:hAnsi="Comic Sans MS" w:cs="Times New Roman"/>
                <w:color w:val="000000"/>
                <w:kern w:val="0"/>
                <w:sz w:val="24"/>
                <w:szCs w:val="24"/>
                <w:bdr w:val="single" w:sz="2" w:space="0" w:color="E5E7EB" w:frame="1"/>
                <w:lang w:eastAsia="vi-VN"/>
                <w14:ligatures w14:val="none"/>
              </w:rPr>
              <w:t> k</w:t>
            </w:r>
            <w:r w:rsidRPr="00E56C2B">
              <w:rPr>
                <w:rFonts w:ascii="Cambria" w:eastAsia="Times New Roman" w:hAnsi="Cambria" w:cs="Cambria"/>
                <w:color w:val="000000"/>
                <w:kern w:val="0"/>
                <w:sz w:val="24"/>
                <w:szCs w:val="24"/>
                <w:bdr w:val="single" w:sz="2" w:space="0" w:color="E5E7EB" w:frame="1"/>
                <w:lang w:eastAsia="vi-VN"/>
                <w14:ligatures w14:val="none"/>
              </w:rPr>
              <w:t>ể</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t</w:t>
            </w:r>
            <w:r w:rsidRPr="00E56C2B">
              <w:rPr>
                <w:rFonts w:ascii="Cambria" w:eastAsia="Times New Roman" w:hAnsi="Cambria" w:cs="Cambria"/>
                <w:color w:val="000000"/>
                <w:kern w:val="0"/>
                <w:sz w:val="24"/>
                <w:szCs w:val="24"/>
                <w:bdr w:val="single" w:sz="2" w:space="0" w:color="E5E7EB" w:frame="1"/>
                <w:lang w:eastAsia="vi-VN"/>
                <w14:ligatures w14:val="none"/>
              </w:rPr>
              <w:t>ừ</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khi c</w:t>
            </w:r>
            <w:r w:rsidRPr="00E56C2B">
              <w:rPr>
                <w:rFonts w:ascii="Comic Sans MS" w:eastAsia="Times New Roman" w:hAnsi="Comic Sans MS" w:cs="Comic Sans MS"/>
                <w:color w:val="000000"/>
                <w:kern w:val="0"/>
                <w:sz w:val="24"/>
                <w:szCs w:val="24"/>
                <w:bdr w:val="single" w:sz="2" w:space="0" w:color="E5E7EB" w:frame="1"/>
                <w:lang w:eastAsia="vi-VN"/>
                <w14:ligatures w14:val="none"/>
              </w:rPr>
              <w:t>ò</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b</w:t>
            </w:r>
            <w:r w:rsidRPr="00E56C2B">
              <w:rPr>
                <w:rFonts w:ascii="Comic Sans MS" w:eastAsia="Times New Roman" w:hAnsi="Comic Sans MS" w:cs="Comic Sans MS"/>
                <w:color w:val="000000"/>
                <w:kern w:val="0"/>
                <w:sz w:val="24"/>
                <w:szCs w:val="24"/>
                <w:bdr w:val="single" w:sz="2" w:space="0" w:color="E5E7EB" w:frame="1"/>
                <w:lang w:eastAsia="vi-VN"/>
                <w14:ligatures w14:val="none"/>
              </w:rPr>
              <w:t>é</w:t>
            </w:r>
            <w:r w:rsidRPr="00E56C2B">
              <w:rPr>
                <w:rFonts w:ascii="Comic Sans MS" w:eastAsia="Times New Roman" w:hAnsi="Comic Sans MS" w:cs="Times New Roman"/>
                <w:color w:val="000000"/>
                <w:kern w:val="0"/>
                <w:sz w:val="24"/>
                <w:szCs w:val="24"/>
                <w:bdr w:val="single" w:sz="2" w:space="0" w:color="E5E7EB" w:frame="1"/>
                <w:lang w:eastAsia="vi-VN"/>
                <w14:ligatures w14:val="none"/>
              </w:rPr>
              <w:t>. </w:t>
            </w:r>
          </w:p>
          <w:p w14:paraId="1485E5D4"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lang w:eastAsia="vi-VN"/>
                <w14:ligatures w14:val="none"/>
              </w:rPr>
              <w:t>Và </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t</w:t>
            </w:r>
            <w:r w:rsidRPr="00E56C2B">
              <w:rPr>
                <w:rFonts w:ascii="Cambria" w:eastAsia="Times New Roman" w:hAnsi="Cambria" w:cs="Cambria"/>
                <w:color w:val="000000"/>
                <w:kern w:val="0"/>
                <w:sz w:val="24"/>
                <w:szCs w:val="24"/>
                <w:bdr w:val="single" w:sz="2" w:space="0" w:color="E5E7EB" w:frame="1"/>
                <w:shd w:val="clear" w:color="auto" w:fill="00FF00"/>
                <w:lang w:eastAsia="vi-VN"/>
                <w14:ligatures w14:val="none"/>
              </w:rPr>
              <w:t>ấ</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t c</w:t>
            </w:r>
            <w:r w:rsidRPr="00E56C2B">
              <w:rPr>
                <w:rFonts w:ascii="Cambria" w:eastAsia="Times New Roman" w:hAnsi="Cambria" w:cs="Cambria"/>
                <w:color w:val="000000"/>
                <w:kern w:val="0"/>
                <w:sz w:val="24"/>
                <w:szCs w:val="24"/>
                <w:bdr w:val="single" w:sz="2" w:space="0" w:color="E5E7EB" w:frame="1"/>
                <w:shd w:val="clear" w:color="auto" w:fill="00FF00"/>
                <w:lang w:eastAsia="vi-VN"/>
                <w14:ligatures w14:val="none"/>
              </w:rPr>
              <w:t>ả</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 xml:space="preserve"> nh</w:t>
            </w:r>
            <w:r w:rsidRPr="00E56C2B">
              <w:rPr>
                <w:rFonts w:ascii="Cambria" w:eastAsia="Times New Roman" w:hAnsi="Cambria" w:cs="Cambria"/>
                <w:color w:val="000000"/>
                <w:kern w:val="0"/>
                <w:sz w:val="24"/>
                <w:szCs w:val="24"/>
                <w:bdr w:val="single" w:sz="2" w:space="0" w:color="E5E7EB" w:frame="1"/>
                <w:shd w:val="clear" w:color="auto" w:fill="00FF00"/>
                <w:lang w:eastAsia="vi-VN"/>
                <w14:ligatures w14:val="none"/>
              </w:rPr>
              <w:t>ữ</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ng ng</w:t>
            </w:r>
            <w:r w:rsidRPr="00E56C2B">
              <w:rPr>
                <w:rFonts w:ascii="Cambria" w:eastAsia="Times New Roman" w:hAnsi="Cambria" w:cs="Cambria"/>
                <w:color w:val="000000"/>
                <w:kern w:val="0"/>
                <w:sz w:val="24"/>
                <w:szCs w:val="24"/>
                <w:bdr w:val="single" w:sz="2" w:space="0" w:color="E5E7EB" w:frame="1"/>
                <w:shd w:val="clear" w:color="auto" w:fill="00FF00"/>
                <w:lang w:eastAsia="vi-VN"/>
                <w14:ligatures w14:val="none"/>
              </w:rPr>
              <w:t>ườ</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i ph</w:t>
            </w:r>
            <w:r w:rsidRPr="00E56C2B">
              <w:rPr>
                <w:rFonts w:ascii="Cambria" w:eastAsia="Times New Roman" w:hAnsi="Cambria" w:cs="Cambria"/>
                <w:color w:val="000000"/>
                <w:kern w:val="0"/>
                <w:sz w:val="24"/>
                <w:szCs w:val="24"/>
                <w:bdr w:val="single" w:sz="2" w:space="0" w:color="E5E7EB" w:frame="1"/>
                <w:shd w:val="clear" w:color="auto" w:fill="00FF00"/>
                <w:lang w:eastAsia="vi-VN"/>
                <w14:ligatures w14:val="none"/>
              </w:rPr>
              <w:t>ụ</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 xml:space="preserve"> n</w:t>
            </w:r>
            <w:r w:rsidRPr="00E56C2B">
              <w:rPr>
                <w:rFonts w:ascii="Cambria" w:eastAsia="Times New Roman" w:hAnsi="Cambria" w:cs="Cambria"/>
                <w:color w:val="000000"/>
                <w:kern w:val="0"/>
                <w:sz w:val="24"/>
                <w:szCs w:val="24"/>
                <w:bdr w:val="single" w:sz="2" w:space="0" w:color="E5E7EB" w:frame="1"/>
                <w:shd w:val="clear" w:color="auto" w:fill="00FF00"/>
                <w:lang w:eastAsia="vi-VN"/>
                <w14:ligatures w14:val="none"/>
              </w:rPr>
              <w:t>ữ</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 xml:space="preserve"> kh</w:t>
            </w:r>
            <w:r w:rsidRPr="00E56C2B">
              <w:rPr>
                <w:rFonts w:ascii="Comic Sans MS" w:eastAsia="Times New Roman" w:hAnsi="Comic Sans MS" w:cs="Comic Sans MS"/>
                <w:color w:val="000000"/>
                <w:kern w:val="0"/>
                <w:sz w:val="24"/>
                <w:szCs w:val="24"/>
                <w:bdr w:val="single" w:sz="2" w:space="0" w:color="E5E7EB" w:frame="1"/>
                <w:shd w:val="clear" w:color="auto" w:fill="00FF00"/>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c trong l</w:t>
            </w:r>
            <w:r w:rsidRPr="00E56C2B">
              <w:rPr>
                <w:rFonts w:ascii="Comic Sans MS" w:eastAsia="Times New Roman" w:hAnsi="Comic Sans MS" w:cs="Comic Sans MS"/>
                <w:color w:val="000000"/>
                <w:kern w:val="0"/>
                <w:sz w:val="24"/>
                <w:szCs w:val="24"/>
                <w:bdr w:val="single" w:sz="2" w:space="0" w:color="E5E7EB" w:frame="1"/>
                <w:shd w:val="clear" w:color="auto" w:fill="00FF00"/>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ng c</w:t>
            </w:r>
            <w:r w:rsidRPr="00E56C2B">
              <w:rPr>
                <w:rFonts w:ascii="Comic Sans MS" w:eastAsia="Times New Roman" w:hAnsi="Comic Sans MS" w:cs="Comic Sans MS"/>
                <w:color w:val="000000"/>
                <w:kern w:val="0"/>
                <w:sz w:val="24"/>
                <w:szCs w:val="24"/>
                <w:bdr w:val="single" w:sz="2" w:space="0" w:color="E5E7EB" w:frame="1"/>
                <w:shd w:val="clear" w:color="auto" w:fill="00FF00"/>
                <w:lang w:eastAsia="vi-VN"/>
                <w14:ligatures w14:val="none"/>
              </w:rPr>
              <w:t>ô</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 xml:space="preserve"> </w:t>
            </w:r>
            <w:r w:rsidRPr="00E56C2B">
              <w:rPr>
                <w:rFonts w:ascii="Cambria" w:eastAsia="Times New Roman" w:hAnsi="Cambria" w:cs="Cambria"/>
                <w:color w:val="000000"/>
                <w:kern w:val="0"/>
                <w:sz w:val="24"/>
                <w:szCs w:val="24"/>
                <w:bdr w:val="single" w:sz="2" w:space="0" w:color="E5E7EB" w:frame="1"/>
                <w:shd w:val="clear" w:color="auto" w:fill="00FF00"/>
                <w:lang w:eastAsia="vi-VN"/>
                <w14:ligatures w14:val="none"/>
              </w:rPr>
              <w:t>ấ</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y</w:t>
            </w:r>
            <w:r w:rsidRPr="00E56C2B">
              <w:rPr>
                <w:rFonts w:ascii="Comic Sans MS" w:eastAsia="Times New Roman" w:hAnsi="Comic Sans MS" w:cs="Times New Roman"/>
                <w:color w:val="000000"/>
                <w:kern w:val="0"/>
                <w:sz w:val="24"/>
                <w:szCs w:val="24"/>
                <w:bdr w:val="single" w:sz="2" w:space="0" w:color="E5E7EB" w:frame="1"/>
                <w:lang w:eastAsia="vi-VN"/>
                <w14:ligatures w14:val="none"/>
              </w:rPr>
              <w:t> </w:t>
            </w:r>
            <w:r w:rsidRPr="00E56C2B">
              <w:rPr>
                <w:rFonts w:ascii="Cambria" w:eastAsia="Times New Roman" w:hAnsi="Cambria" w:cs="Cambria"/>
                <w:color w:val="000000"/>
                <w:kern w:val="0"/>
                <w:sz w:val="24"/>
                <w:szCs w:val="24"/>
                <w:bdr w:val="single" w:sz="2" w:space="0" w:color="E5E7EB" w:frame="1"/>
                <w:lang w:eastAsia="vi-VN"/>
                <w14:ligatures w14:val="none"/>
              </w:rPr>
              <w:t>ở</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Foro, v</w:t>
            </w:r>
            <w:r w:rsidRPr="00E56C2B">
              <w:rPr>
                <w:rFonts w:ascii="Comic Sans MS" w:eastAsia="Times New Roman" w:hAnsi="Comic Sans MS" w:cs="Comic Sans MS"/>
                <w:color w:val="000000"/>
                <w:kern w:val="0"/>
                <w:sz w:val="24"/>
                <w:szCs w:val="24"/>
                <w:bdr w:val="single" w:sz="2" w:space="0" w:color="E5E7EB" w:frame="1"/>
                <w:lang w:eastAsia="vi-VN"/>
                <w14:ligatures w14:val="none"/>
              </w:rPr>
              <w:t>ù</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Konso, ph</w:t>
            </w:r>
            <w:r w:rsidRPr="00E56C2B">
              <w:rPr>
                <w:rFonts w:ascii="Comic Sans MS" w:eastAsia="Times New Roman" w:hAnsi="Comic Sans MS" w:cs="Comic Sans MS"/>
                <w:color w:val="000000"/>
                <w:kern w:val="0"/>
                <w:sz w:val="24"/>
                <w:szCs w:val="24"/>
                <w:bdr w:val="single" w:sz="2" w:space="0" w:color="E5E7EB" w:frame="1"/>
                <w:lang w:eastAsia="vi-VN"/>
                <w14:ligatures w14:val="none"/>
              </w:rPr>
              <w:t>í</w:t>
            </w:r>
            <w:r w:rsidRPr="00E56C2B">
              <w:rPr>
                <w:rFonts w:ascii="Comic Sans MS" w:eastAsia="Times New Roman" w:hAnsi="Comic Sans MS" w:cs="Times New Roman"/>
                <w:color w:val="000000"/>
                <w:kern w:val="0"/>
                <w:sz w:val="24"/>
                <w:szCs w:val="24"/>
                <w:bdr w:val="single" w:sz="2" w:space="0" w:color="E5E7EB" w:frame="1"/>
                <w:lang w:eastAsia="vi-VN"/>
                <w14:ligatures w14:val="none"/>
              </w:rPr>
              <w:t>a t</w:t>
            </w:r>
            <w:r w:rsidRPr="00E56C2B">
              <w:rPr>
                <w:rFonts w:ascii="Comic Sans MS" w:eastAsia="Times New Roman" w:hAnsi="Comic Sans MS" w:cs="Comic Sans MS"/>
                <w:color w:val="000000"/>
                <w:kern w:val="0"/>
                <w:sz w:val="24"/>
                <w:szCs w:val="24"/>
                <w:bdr w:val="single" w:sz="2" w:space="0" w:color="E5E7EB" w:frame="1"/>
                <w:lang w:eastAsia="vi-VN"/>
                <w14:ligatures w14:val="none"/>
              </w:rPr>
              <w:t>â</w:t>
            </w:r>
            <w:r w:rsidRPr="00E56C2B">
              <w:rPr>
                <w:rFonts w:ascii="Comic Sans MS" w:eastAsia="Times New Roman" w:hAnsi="Comic Sans MS" w:cs="Times New Roman"/>
                <w:color w:val="000000"/>
                <w:kern w:val="0"/>
                <w:sz w:val="24"/>
                <w:szCs w:val="24"/>
                <w:bdr w:val="single" w:sz="2" w:space="0" w:color="E5E7EB" w:frame="1"/>
                <w:lang w:eastAsia="vi-VN"/>
                <w14:ligatures w14:val="none"/>
              </w:rPr>
              <w:t>y nam Ethiopia, ch</w:t>
            </w:r>
            <w:r w:rsidRPr="00E56C2B">
              <w:rPr>
                <w:rFonts w:ascii="Comic Sans MS" w:eastAsia="Times New Roman" w:hAnsi="Comic Sans MS" w:cs="Comic Sans MS"/>
                <w:color w:val="000000"/>
                <w:kern w:val="0"/>
                <w:sz w:val="24"/>
                <w:szCs w:val="24"/>
                <w:bdr w:val="single" w:sz="2" w:space="0" w:color="E5E7EB" w:frame="1"/>
                <w:lang w:eastAsia="vi-VN"/>
                <w14:ligatures w14:val="none"/>
              </w:rPr>
              <w:t>â</w:t>
            </w:r>
            <w:r w:rsidRPr="00E56C2B">
              <w:rPr>
                <w:rFonts w:ascii="Comic Sans MS" w:eastAsia="Times New Roman" w:hAnsi="Comic Sans MS" w:cs="Times New Roman"/>
                <w:color w:val="000000"/>
                <w:kern w:val="0"/>
                <w:sz w:val="24"/>
                <w:szCs w:val="24"/>
                <w:bdr w:val="single" w:sz="2" w:space="0" w:color="E5E7EB" w:frame="1"/>
                <w:lang w:eastAsia="vi-VN"/>
                <w14:ligatures w14:val="none"/>
              </w:rPr>
              <w:t>u Phi </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cũng làm đi</w:t>
            </w:r>
            <w:r w:rsidRPr="00E56C2B">
              <w:rPr>
                <w:rFonts w:ascii="Cambria" w:eastAsia="Times New Roman" w:hAnsi="Cambria" w:cs="Cambria"/>
                <w:color w:val="000000"/>
                <w:kern w:val="0"/>
                <w:sz w:val="24"/>
                <w:szCs w:val="24"/>
                <w:bdr w:val="single" w:sz="2" w:space="0" w:color="E5E7EB" w:frame="1"/>
                <w:shd w:val="clear" w:color="auto" w:fill="00FF00"/>
                <w:lang w:eastAsia="vi-VN"/>
                <w14:ligatures w14:val="none"/>
              </w:rPr>
              <w:t>ề</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u t</w:t>
            </w:r>
            <w:r w:rsidRPr="00E56C2B">
              <w:rPr>
                <w:rFonts w:ascii="Cambria" w:eastAsia="Times New Roman" w:hAnsi="Cambria" w:cs="Cambria"/>
                <w:color w:val="000000"/>
                <w:kern w:val="0"/>
                <w:sz w:val="24"/>
                <w:szCs w:val="24"/>
                <w:bdr w:val="single" w:sz="2" w:space="0" w:color="E5E7EB" w:frame="1"/>
                <w:shd w:val="clear" w:color="auto" w:fill="00FF00"/>
                <w:lang w:eastAsia="vi-VN"/>
                <w14:ligatures w14:val="none"/>
              </w:rPr>
              <w:t>ươ</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ng t</w:t>
            </w:r>
            <w:r w:rsidRPr="00E56C2B">
              <w:rPr>
                <w:rFonts w:ascii="Cambria" w:eastAsia="Times New Roman" w:hAnsi="Cambria" w:cs="Cambria"/>
                <w:color w:val="000000"/>
                <w:kern w:val="0"/>
                <w:sz w:val="24"/>
                <w:szCs w:val="24"/>
                <w:bdr w:val="single" w:sz="2" w:space="0" w:color="E5E7EB" w:frame="1"/>
                <w:shd w:val="clear" w:color="auto" w:fill="00FF00"/>
                <w:lang w:eastAsia="vi-VN"/>
                <w14:ligatures w14:val="none"/>
              </w:rPr>
              <w:t>ự</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w:t>
            </w:r>
            <w:r w:rsidRPr="00E56C2B">
              <w:rPr>
                <w:rFonts w:ascii="Comic Sans MS" w:eastAsia="Times New Roman" w:hAnsi="Comic Sans MS" w:cs="Times New Roman"/>
                <w:color w:val="000000"/>
                <w:kern w:val="0"/>
                <w:sz w:val="24"/>
                <w:szCs w:val="24"/>
                <w:bdr w:val="single" w:sz="2" w:space="0" w:color="E5E7EB" w:frame="1"/>
                <w:lang w:eastAsia="vi-VN"/>
                <w14:ligatures w14:val="none"/>
              </w:rPr>
              <w:t> Binayo r</w:t>
            </w:r>
            <w:r w:rsidRPr="00E56C2B">
              <w:rPr>
                <w:rFonts w:ascii="Cambria" w:eastAsia="Times New Roman" w:hAnsi="Cambria" w:cs="Cambria"/>
                <w:color w:val="000000"/>
                <w:kern w:val="0"/>
                <w:sz w:val="24"/>
                <w:szCs w:val="24"/>
                <w:bdr w:val="single" w:sz="2" w:space="0" w:color="E5E7EB" w:frame="1"/>
                <w:lang w:eastAsia="vi-VN"/>
                <w14:ligatures w14:val="none"/>
              </w:rPr>
              <w:t>ờ</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tr</w:t>
            </w:r>
            <w:r w:rsidRPr="00E56C2B">
              <w:rPr>
                <w:rFonts w:ascii="Cambria" w:eastAsia="Times New Roman" w:hAnsi="Cambria" w:cs="Cambria"/>
                <w:color w:val="000000"/>
                <w:kern w:val="0"/>
                <w:sz w:val="24"/>
                <w:szCs w:val="24"/>
                <w:bdr w:val="single" w:sz="2" w:space="0" w:color="E5E7EB" w:frame="1"/>
                <w:lang w:eastAsia="vi-VN"/>
                <w14:ligatures w14:val="none"/>
              </w:rPr>
              <w:t>ườ</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khi c</w:t>
            </w:r>
            <w:r w:rsidRPr="00E56C2B">
              <w:rPr>
                <w:rFonts w:ascii="Comic Sans MS" w:eastAsia="Times New Roman" w:hAnsi="Comic Sans MS" w:cs="Comic Sans MS"/>
                <w:color w:val="000000"/>
                <w:kern w:val="0"/>
                <w:sz w:val="24"/>
                <w:szCs w:val="24"/>
                <w:bdr w:val="single" w:sz="2" w:space="0" w:color="E5E7EB" w:frame="1"/>
                <w:lang w:eastAsia="vi-VN"/>
                <w14:ligatures w14:val="none"/>
              </w:rPr>
              <w:t>ô</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E56C2B">
              <w:rPr>
                <w:rFonts w:ascii="Cambria" w:eastAsia="Times New Roman" w:hAnsi="Cambria" w:cs="Cambria"/>
                <w:color w:val="000000"/>
                <w:kern w:val="0"/>
                <w:sz w:val="24"/>
                <w:szCs w:val="24"/>
                <w:bdr w:val="single" w:sz="2" w:space="0" w:color="E5E7EB" w:frame="1"/>
                <w:lang w:eastAsia="vi-VN"/>
                <w14:ligatures w14:val="none"/>
              </w:rPr>
              <w:t>ấ</w:t>
            </w:r>
            <w:r w:rsidRPr="00E56C2B">
              <w:rPr>
                <w:rFonts w:ascii="Comic Sans MS" w:eastAsia="Times New Roman" w:hAnsi="Comic Sans MS" w:cs="Times New Roman"/>
                <w:color w:val="000000"/>
                <w:kern w:val="0"/>
                <w:sz w:val="24"/>
                <w:szCs w:val="24"/>
                <w:bdr w:val="single" w:sz="2" w:space="0" w:color="E5E7EB" w:frame="1"/>
                <w:lang w:eastAsia="vi-VN"/>
                <w14:ligatures w14:val="none"/>
              </w:rPr>
              <w:t>y m</w:t>
            </w:r>
            <w:r w:rsidRPr="00E56C2B">
              <w:rPr>
                <w:rFonts w:ascii="Cambria" w:eastAsia="Times New Roman" w:hAnsi="Cambria" w:cs="Cambria"/>
                <w:color w:val="000000"/>
                <w:kern w:val="0"/>
                <w:sz w:val="24"/>
                <w:szCs w:val="24"/>
                <w:bdr w:val="single" w:sz="2" w:space="0" w:color="E5E7EB" w:frame="1"/>
                <w:lang w:eastAsia="vi-VN"/>
                <w14:ligatures w14:val="none"/>
              </w:rPr>
              <w:t>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8 tu</w:t>
            </w:r>
            <w:r w:rsidRPr="00E56C2B">
              <w:rPr>
                <w:rFonts w:ascii="Cambria" w:eastAsia="Times New Roman" w:hAnsi="Cambria" w:cs="Cambria"/>
                <w:color w:val="000000"/>
                <w:kern w:val="0"/>
                <w:sz w:val="24"/>
                <w:szCs w:val="24"/>
                <w:bdr w:val="single" w:sz="2" w:space="0" w:color="E5E7EB" w:frame="1"/>
                <w:lang w:eastAsia="vi-VN"/>
                <w14:ligatures w14:val="none"/>
              </w:rPr>
              <w:t>ổ</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m</w:t>
            </w:r>
            <w:r w:rsidRPr="00E56C2B">
              <w:rPr>
                <w:rFonts w:ascii="Cambria" w:eastAsia="Times New Roman" w:hAnsi="Cambria" w:cs="Cambria"/>
                <w:color w:val="000000"/>
                <w:kern w:val="0"/>
                <w:sz w:val="24"/>
                <w:szCs w:val="24"/>
                <w:bdr w:val="single" w:sz="2" w:space="0" w:color="E5E7EB" w:frame="1"/>
                <w:lang w:eastAsia="vi-VN"/>
                <w14:ligatures w14:val="none"/>
              </w:rPr>
              <w:t>ộ</w:t>
            </w:r>
            <w:r w:rsidRPr="00E56C2B">
              <w:rPr>
                <w:rFonts w:ascii="Comic Sans MS" w:eastAsia="Times New Roman" w:hAnsi="Comic Sans MS" w:cs="Times New Roman"/>
                <w:color w:val="000000"/>
                <w:kern w:val="0"/>
                <w:sz w:val="24"/>
                <w:szCs w:val="24"/>
                <w:bdr w:val="single" w:sz="2" w:space="0" w:color="E5E7EB" w:frame="1"/>
                <w:lang w:eastAsia="vi-VN"/>
                <w14:ligatures w14:val="none"/>
              </w:rPr>
              <w:t>t ph</w:t>
            </w:r>
            <w:r w:rsidRPr="00E56C2B">
              <w:rPr>
                <w:rFonts w:ascii="Cambria" w:eastAsia="Times New Roman" w:hAnsi="Cambria" w:cs="Cambria"/>
                <w:color w:val="000000"/>
                <w:kern w:val="0"/>
                <w:sz w:val="24"/>
                <w:szCs w:val="24"/>
                <w:bdr w:val="single" w:sz="2" w:space="0" w:color="E5E7EB" w:frame="1"/>
                <w:lang w:eastAsia="vi-VN"/>
                <w14:ligatures w14:val="none"/>
              </w:rPr>
              <w:t>ầ</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b</w:t>
            </w:r>
            <w:r w:rsidRPr="00E56C2B">
              <w:rPr>
                <w:rFonts w:ascii="Cambria" w:eastAsia="Times New Roman" w:hAnsi="Cambria" w:cs="Cambria"/>
                <w:color w:val="000000"/>
                <w:kern w:val="0"/>
                <w:sz w:val="24"/>
                <w:szCs w:val="24"/>
                <w:bdr w:val="single" w:sz="2" w:space="0" w:color="E5E7EB" w:frame="1"/>
                <w:lang w:eastAsia="vi-VN"/>
                <w14:ligatures w14:val="none"/>
              </w:rPr>
              <w:t>ở</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v</w:t>
            </w:r>
            <w:r w:rsidRPr="00E56C2B">
              <w:rPr>
                <w:rFonts w:ascii="Comic Sans MS" w:eastAsia="Times New Roman" w:hAnsi="Comic Sans MS" w:cs="Comic Sans MS"/>
                <w:color w:val="000000"/>
                <w:kern w:val="0"/>
                <w:sz w:val="24"/>
                <w:szCs w:val="24"/>
                <w:bdr w:val="single" w:sz="2" w:space="0" w:color="E5E7EB" w:frame="1"/>
                <w:lang w:eastAsia="vi-VN"/>
                <w14:ligatures w14:val="none"/>
              </w:rPr>
              <w:t>ì</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E56C2B">
              <w:rPr>
                <w:rFonts w:ascii="Comic Sans MS" w:eastAsia="Times New Roman" w:hAnsi="Comic Sans MS" w:cs="Comic Sans MS"/>
                <w:color w:val="000000"/>
                <w:kern w:val="0"/>
                <w:sz w:val="24"/>
                <w:szCs w:val="24"/>
                <w:bdr w:val="single" w:sz="2" w:space="0" w:color="E5E7EB" w:frame="1"/>
                <w:lang w:eastAsia="vi-VN"/>
                <w14:ligatures w14:val="none"/>
              </w:rPr>
              <w:t>ô</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E56C2B">
              <w:rPr>
                <w:rFonts w:ascii="Cambria" w:eastAsia="Times New Roman" w:hAnsi="Cambria" w:cs="Cambria"/>
                <w:color w:val="000000"/>
                <w:kern w:val="0"/>
                <w:sz w:val="24"/>
                <w:szCs w:val="24"/>
                <w:bdr w:val="single" w:sz="2" w:space="0" w:color="E5E7EB" w:frame="1"/>
                <w:lang w:eastAsia="vi-VN"/>
                <w14:ligatures w14:val="none"/>
              </w:rPr>
              <w:t>ấ</w:t>
            </w:r>
            <w:r w:rsidRPr="00E56C2B">
              <w:rPr>
                <w:rFonts w:ascii="Comic Sans MS" w:eastAsia="Times New Roman" w:hAnsi="Comic Sans MS" w:cs="Times New Roman"/>
                <w:color w:val="000000"/>
                <w:kern w:val="0"/>
                <w:sz w:val="24"/>
                <w:szCs w:val="24"/>
                <w:bdr w:val="single" w:sz="2" w:space="0" w:color="E5E7EB" w:frame="1"/>
                <w:lang w:eastAsia="vi-VN"/>
                <w14:ligatures w14:val="none"/>
              </w:rPr>
              <w:t>y ph</w:t>
            </w:r>
            <w:r w:rsidRPr="00E56C2B">
              <w:rPr>
                <w:rFonts w:ascii="Cambria" w:eastAsia="Times New Roman" w:hAnsi="Cambria" w:cs="Cambria"/>
                <w:color w:val="000000"/>
                <w:kern w:val="0"/>
                <w:sz w:val="24"/>
                <w:szCs w:val="24"/>
                <w:bdr w:val="single" w:sz="2" w:space="0" w:color="E5E7EB" w:frame="1"/>
                <w:lang w:eastAsia="vi-VN"/>
                <w14:ligatures w14:val="none"/>
              </w:rPr>
              <w:t>ả</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gi</w:t>
            </w:r>
            <w:r w:rsidRPr="00E56C2B">
              <w:rPr>
                <w:rFonts w:ascii="Comic Sans MS" w:eastAsia="Times New Roman" w:hAnsi="Comic Sans MS" w:cs="Comic Sans MS"/>
                <w:color w:val="000000"/>
                <w:kern w:val="0"/>
                <w:sz w:val="24"/>
                <w:szCs w:val="24"/>
                <w:bdr w:val="single" w:sz="2" w:space="0" w:color="E5E7EB" w:frame="1"/>
                <w:lang w:eastAsia="vi-VN"/>
                <w14:ligatures w14:val="none"/>
              </w:rPr>
              <w:t>ú</w:t>
            </w:r>
            <w:r w:rsidRPr="00E56C2B">
              <w:rPr>
                <w:rFonts w:ascii="Comic Sans MS" w:eastAsia="Times New Roman" w:hAnsi="Comic Sans MS" w:cs="Times New Roman"/>
                <w:color w:val="000000"/>
                <w:kern w:val="0"/>
                <w:sz w:val="24"/>
                <w:szCs w:val="24"/>
                <w:bdr w:val="single" w:sz="2" w:space="0" w:color="E5E7EB" w:frame="1"/>
                <w:lang w:eastAsia="vi-VN"/>
                <w14:ligatures w14:val="none"/>
              </w:rPr>
              <w:t>p m</w:t>
            </w:r>
            <w:r w:rsidRPr="00E56C2B">
              <w:rPr>
                <w:rFonts w:ascii="Cambria" w:eastAsia="Times New Roman" w:hAnsi="Cambria" w:cs="Cambria"/>
                <w:color w:val="000000"/>
                <w:kern w:val="0"/>
                <w:sz w:val="24"/>
                <w:szCs w:val="24"/>
                <w:bdr w:val="single" w:sz="2" w:space="0" w:color="E5E7EB" w:frame="1"/>
                <w:lang w:eastAsia="vi-VN"/>
                <w14:ligatures w14:val="none"/>
              </w:rPr>
              <w:t>ẹ</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E56C2B">
              <w:rPr>
                <w:rFonts w:ascii="Cambria" w:eastAsia="Times New Roman" w:hAnsi="Cambria" w:cs="Cambria"/>
                <w:color w:val="000000"/>
                <w:kern w:val="0"/>
                <w:sz w:val="24"/>
                <w:szCs w:val="24"/>
                <w:bdr w:val="single" w:sz="2" w:space="0" w:color="E5E7EB" w:frame="1"/>
                <w:lang w:eastAsia="vi-VN"/>
                <w14:ligatures w14:val="none"/>
              </w:rPr>
              <w:t>ấ</w:t>
            </w:r>
            <w:r w:rsidRPr="00E56C2B">
              <w:rPr>
                <w:rFonts w:ascii="Comic Sans MS" w:eastAsia="Times New Roman" w:hAnsi="Comic Sans MS" w:cs="Times New Roman"/>
                <w:color w:val="000000"/>
                <w:kern w:val="0"/>
                <w:sz w:val="24"/>
                <w:szCs w:val="24"/>
                <w:bdr w:val="single" w:sz="2" w:space="0" w:color="E5E7EB" w:frame="1"/>
                <w:lang w:eastAsia="vi-VN"/>
                <w14:ligatures w14:val="none"/>
              </w:rPr>
              <w:t>y n</w:t>
            </w:r>
            <w:r w:rsidRPr="00E56C2B">
              <w:rPr>
                <w:rFonts w:ascii="Cambria" w:eastAsia="Times New Roman" w:hAnsi="Cambria" w:cs="Cambria"/>
                <w:color w:val="000000"/>
                <w:kern w:val="0"/>
                <w:sz w:val="24"/>
                <w:szCs w:val="24"/>
                <w:bdr w:val="single" w:sz="2" w:space="0" w:color="E5E7EB" w:frame="1"/>
                <w:lang w:eastAsia="vi-VN"/>
                <w14:ligatures w14:val="none"/>
              </w:rPr>
              <w:t>ướ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v</w:t>
            </w:r>
            <w:r w:rsidRPr="00E56C2B">
              <w:rPr>
                <w:rFonts w:ascii="Cambria" w:eastAsia="Times New Roman" w:hAnsi="Cambria" w:cs="Cambria"/>
                <w:color w:val="000000"/>
                <w:kern w:val="0"/>
                <w:sz w:val="24"/>
                <w:szCs w:val="24"/>
                <w:bdr w:val="single" w:sz="2" w:space="0" w:color="E5E7EB" w:frame="1"/>
                <w:lang w:eastAsia="vi-VN"/>
                <w14:ligatures w14:val="none"/>
              </w:rPr>
              <w:t>ề</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t</w:t>
            </w:r>
            <w:r w:rsidRPr="00E56C2B">
              <w:rPr>
                <w:rFonts w:ascii="Cambria" w:eastAsia="Times New Roman" w:hAnsi="Cambria" w:cs="Cambria"/>
                <w:color w:val="000000"/>
                <w:kern w:val="0"/>
                <w:sz w:val="24"/>
                <w:szCs w:val="24"/>
                <w:bdr w:val="single" w:sz="2" w:space="0" w:color="E5E7EB" w:frame="1"/>
                <w:lang w:eastAsia="vi-VN"/>
                <w14:ligatures w14:val="none"/>
              </w:rPr>
              <w:t>ừ</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s</w:t>
            </w:r>
            <w:r w:rsidRPr="00E56C2B">
              <w:rPr>
                <w:rFonts w:ascii="Comic Sans MS" w:eastAsia="Times New Roman" w:hAnsi="Comic Sans MS" w:cs="Comic Sans MS"/>
                <w:color w:val="000000"/>
                <w:kern w:val="0"/>
                <w:sz w:val="24"/>
                <w:szCs w:val="24"/>
                <w:bdr w:val="single" w:sz="2" w:space="0" w:color="E5E7EB" w:frame="1"/>
                <w:lang w:eastAsia="vi-VN"/>
                <w14:ligatures w14:val="none"/>
              </w:rPr>
              <w:t>ô</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Toiro. N</w:t>
            </w:r>
            <w:r w:rsidRPr="00E56C2B">
              <w:rPr>
                <w:rFonts w:ascii="Cambria" w:eastAsia="Times New Roman" w:hAnsi="Cambria" w:cs="Cambria"/>
                <w:color w:val="000000"/>
                <w:kern w:val="0"/>
                <w:sz w:val="24"/>
                <w:szCs w:val="24"/>
                <w:bdr w:val="single" w:sz="2" w:space="0" w:color="E5E7EB" w:frame="1"/>
                <w:lang w:eastAsia="vi-VN"/>
                <w14:ligatures w14:val="none"/>
              </w:rPr>
              <w:t>ướ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n</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y kh</w:t>
            </w:r>
            <w:r w:rsidRPr="00E56C2B">
              <w:rPr>
                <w:rFonts w:ascii="Comic Sans MS" w:eastAsia="Times New Roman" w:hAnsi="Comic Sans MS" w:cs="Comic Sans MS"/>
                <w:color w:val="000000"/>
                <w:kern w:val="0"/>
                <w:sz w:val="24"/>
                <w:szCs w:val="24"/>
                <w:bdr w:val="single" w:sz="2" w:space="0" w:color="E5E7EB" w:frame="1"/>
                <w:lang w:eastAsia="vi-VN"/>
                <w14:ligatures w14:val="none"/>
              </w:rPr>
              <w:t>ô</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an to</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ể</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u</w:t>
            </w:r>
            <w:r w:rsidRPr="00E56C2B">
              <w:rPr>
                <w:rFonts w:ascii="Cambria" w:eastAsia="Times New Roman" w:hAnsi="Cambria" w:cs="Cambria"/>
                <w:color w:val="000000"/>
                <w:kern w:val="0"/>
                <w:sz w:val="24"/>
                <w:szCs w:val="24"/>
                <w:bdr w:val="single" w:sz="2" w:space="0" w:color="E5E7EB" w:frame="1"/>
                <w:lang w:eastAsia="vi-VN"/>
                <w14:ligatures w14:val="none"/>
              </w:rPr>
              <w:t>ố</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m</w:t>
            </w:r>
            <w:r w:rsidRPr="00E56C2B">
              <w:rPr>
                <w:rFonts w:ascii="Cambria" w:eastAsia="Times New Roman" w:hAnsi="Cambria" w:cs="Cambria"/>
                <w:color w:val="000000"/>
                <w:kern w:val="0"/>
                <w:sz w:val="24"/>
                <w:szCs w:val="24"/>
                <w:bdr w:val="single" w:sz="2" w:space="0" w:color="E5E7EB" w:frame="1"/>
                <w:lang w:eastAsia="vi-VN"/>
                <w14:ligatures w14:val="none"/>
              </w:rPr>
              <w:t>ỗ</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n</w:t>
            </w:r>
            <w:r w:rsidRPr="00E56C2B">
              <w:rPr>
                <w:rFonts w:ascii="Comic Sans MS" w:eastAsia="Times New Roman" w:hAnsi="Comic Sans MS" w:cs="Comic Sans MS"/>
                <w:color w:val="000000"/>
                <w:kern w:val="0"/>
                <w:sz w:val="24"/>
                <w:szCs w:val="24"/>
                <w:bdr w:val="single" w:sz="2" w:space="0" w:color="E5E7EB" w:frame="1"/>
                <w:lang w:eastAsia="vi-VN"/>
                <w14:ligatures w14:val="none"/>
              </w:rPr>
              <w:t>ă</w:t>
            </w:r>
            <w:r w:rsidRPr="00E56C2B">
              <w:rPr>
                <w:rFonts w:ascii="Comic Sans MS" w:eastAsia="Times New Roman" w:hAnsi="Comic Sans MS" w:cs="Times New Roman"/>
                <w:color w:val="000000"/>
                <w:kern w:val="0"/>
                <w:sz w:val="24"/>
                <w:szCs w:val="24"/>
                <w:bdr w:val="single" w:sz="2" w:space="0" w:color="E5E7EB" w:frame="1"/>
                <w:lang w:eastAsia="vi-VN"/>
                <w14:ligatures w14:val="none"/>
              </w:rPr>
              <w:t>m m</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h</w:t>
            </w:r>
            <w:r w:rsidRPr="00E56C2B">
              <w:rPr>
                <w:rFonts w:ascii="Cambria" w:eastAsia="Times New Roman" w:hAnsi="Cambria" w:cs="Cambria"/>
                <w:color w:val="000000"/>
                <w:kern w:val="0"/>
                <w:sz w:val="24"/>
                <w:szCs w:val="24"/>
                <w:bdr w:val="single" w:sz="2" w:space="0" w:color="E5E7EB" w:frame="1"/>
                <w:lang w:eastAsia="vi-VN"/>
                <w14:ligatures w14:val="none"/>
              </w:rPr>
              <w:t>ạ</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h</w:t>
            </w:r>
            <w:r w:rsidRPr="00E56C2B">
              <w:rPr>
                <w:rFonts w:ascii="Comic Sans MS" w:eastAsia="Times New Roman" w:hAnsi="Comic Sans MS" w:cs="Comic Sans MS"/>
                <w:color w:val="000000"/>
                <w:kern w:val="0"/>
                <w:sz w:val="24"/>
                <w:szCs w:val="24"/>
                <w:bdr w:val="single" w:sz="2" w:space="0" w:color="E5E7EB" w:frame="1"/>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ti</w:t>
            </w:r>
            <w:r w:rsidRPr="00E56C2B">
              <w:rPr>
                <w:rFonts w:ascii="Cambria" w:eastAsia="Times New Roman" w:hAnsi="Cambria" w:cs="Cambria"/>
                <w:color w:val="000000"/>
                <w:kern w:val="0"/>
                <w:sz w:val="24"/>
                <w:szCs w:val="24"/>
                <w:bdr w:val="single" w:sz="2" w:space="0" w:color="E5E7EB" w:frame="1"/>
                <w:lang w:eastAsia="vi-VN"/>
                <w14:ligatures w14:val="none"/>
              </w:rPr>
              <w:t>ế</w:t>
            </w:r>
            <w:r w:rsidRPr="00E56C2B">
              <w:rPr>
                <w:rFonts w:ascii="Comic Sans MS" w:eastAsia="Times New Roman" w:hAnsi="Comic Sans MS" w:cs="Times New Roman"/>
                <w:color w:val="000000"/>
                <w:kern w:val="0"/>
                <w:sz w:val="24"/>
                <w:szCs w:val="24"/>
                <w:bdr w:val="single" w:sz="2" w:space="0" w:color="E5E7EB" w:frame="1"/>
                <w:lang w:eastAsia="vi-VN"/>
                <w14:ligatures w14:val="none"/>
              </w:rPr>
              <w:t>p t</w:t>
            </w:r>
            <w:r w:rsidRPr="00E56C2B">
              <w:rPr>
                <w:rFonts w:ascii="Cambria" w:eastAsia="Times New Roman" w:hAnsi="Cambria" w:cs="Cambria"/>
                <w:color w:val="000000"/>
                <w:kern w:val="0"/>
                <w:sz w:val="24"/>
                <w:szCs w:val="24"/>
                <w:bdr w:val="single" w:sz="2" w:space="0" w:color="E5E7EB" w:frame="1"/>
                <w:lang w:eastAsia="vi-VN"/>
                <w14:ligatures w14:val="none"/>
              </w:rPr>
              <w:t>ụ</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con s</w:t>
            </w:r>
            <w:r w:rsidRPr="00E56C2B">
              <w:rPr>
                <w:rFonts w:ascii="Comic Sans MS" w:eastAsia="Times New Roman" w:hAnsi="Comic Sans MS" w:cs="Comic Sans MS"/>
                <w:color w:val="000000"/>
                <w:kern w:val="0"/>
                <w:sz w:val="24"/>
                <w:szCs w:val="24"/>
                <w:bdr w:val="single" w:sz="2" w:space="0" w:color="E5E7EB" w:frame="1"/>
                <w:lang w:eastAsia="vi-VN"/>
                <w14:ligatures w14:val="none"/>
              </w:rPr>
              <w:t>ô</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ng mang </w:t>
            </w:r>
            <w:r w:rsidRPr="00E56C2B">
              <w:rPr>
                <w:rFonts w:ascii="Comic Sans MS" w:eastAsia="Times New Roman" w:hAnsi="Comic Sans MS" w:cs="Comic Sans MS"/>
                <w:color w:val="000000"/>
                <w:kern w:val="0"/>
                <w:sz w:val="24"/>
                <w:szCs w:val="24"/>
                <w:bdr w:val="single" w:sz="2" w:space="0" w:color="E5E7EB" w:frame="1"/>
                <w:lang w:eastAsia="vi-VN"/>
                <w14:ligatures w14:val="none"/>
              </w:rPr>
              <w:lastRenderedPageBreak/>
              <w:t>đ</w:t>
            </w:r>
            <w:r w:rsidRPr="00E56C2B">
              <w:rPr>
                <w:rFonts w:ascii="Cambria" w:eastAsia="Times New Roman" w:hAnsi="Cambria" w:cs="Cambria"/>
                <w:color w:val="000000"/>
                <w:kern w:val="0"/>
                <w:sz w:val="24"/>
                <w:szCs w:val="24"/>
                <w:bdr w:val="single" w:sz="2" w:space="0" w:color="E5E7EB" w:frame="1"/>
                <w:lang w:eastAsia="vi-VN"/>
                <w14:ligatures w14:val="none"/>
              </w:rPr>
              <w:t>ế</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E56C2B">
              <w:rPr>
                <w:rFonts w:ascii="Comic Sans MS" w:eastAsia="Times New Roman" w:hAnsi="Comic Sans MS" w:cs="Comic Sans MS"/>
                <w:color w:val="000000"/>
                <w:kern w:val="0"/>
                <w:sz w:val="24"/>
                <w:szCs w:val="24"/>
                <w:bdr w:val="single" w:sz="2" w:space="0" w:color="E5E7EB" w:frame="1"/>
                <w:lang w:eastAsia="vi-VN"/>
                <w14:ligatures w14:val="none"/>
              </w:rPr>
              <w:t>í</w:t>
            </w:r>
            <w:r w:rsidRPr="00E56C2B">
              <w:rPr>
                <w:rFonts w:ascii="Comic Sans MS" w:eastAsia="Times New Roman" w:hAnsi="Comic Sans MS" w:cs="Times New Roman"/>
                <w:color w:val="000000"/>
                <w:kern w:val="0"/>
                <w:sz w:val="24"/>
                <w:szCs w:val="24"/>
                <w:bdr w:val="single" w:sz="2" w:space="0" w:color="E5E7EB" w:frame="1"/>
                <w:lang w:eastAsia="vi-VN"/>
                <w14:ligatures w14:val="none"/>
              </w:rPr>
              <w:t>t n</w:t>
            </w:r>
            <w:r w:rsidRPr="00E56C2B">
              <w:rPr>
                <w:rFonts w:ascii="Cambria" w:eastAsia="Times New Roman" w:hAnsi="Cambria" w:cs="Cambria"/>
                <w:color w:val="000000"/>
                <w:kern w:val="0"/>
                <w:sz w:val="24"/>
                <w:szCs w:val="24"/>
                <w:bdr w:val="single" w:sz="2" w:space="0" w:color="E5E7EB" w:frame="1"/>
                <w:lang w:eastAsia="vi-VN"/>
                <w14:ligatures w14:val="none"/>
              </w:rPr>
              <w:t>ướ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d</w:t>
            </w:r>
            <w:r w:rsidRPr="00E56C2B">
              <w:rPr>
                <w:rFonts w:ascii="Cambria" w:eastAsia="Times New Roman" w:hAnsi="Cambria" w:cs="Cambria"/>
                <w:color w:val="000000"/>
                <w:kern w:val="0"/>
                <w:sz w:val="24"/>
                <w:szCs w:val="24"/>
                <w:bdr w:val="single" w:sz="2" w:space="0" w:color="E5E7EB" w:frame="1"/>
                <w:lang w:eastAsia="vi-VN"/>
                <w14:ligatures w14:val="none"/>
              </w:rPr>
              <w:t>ầ</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v</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E56C2B">
              <w:rPr>
                <w:rFonts w:ascii="Cambria" w:eastAsia="Times New Roman" w:hAnsi="Cambria" w:cs="Cambria"/>
                <w:color w:val="000000"/>
                <w:kern w:val="0"/>
                <w:sz w:val="24"/>
                <w:szCs w:val="24"/>
                <w:bdr w:val="single" w:sz="2" w:space="0" w:color="E5E7EB" w:frame="1"/>
                <w:lang w:eastAsia="vi-VN"/>
                <w14:ligatures w14:val="none"/>
              </w:rPr>
              <w:t>ượ</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ch</w:t>
            </w:r>
            <w:r w:rsidRPr="00E56C2B">
              <w:rPr>
                <w:rFonts w:ascii="Cambria" w:eastAsia="Times New Roman" w:hAnsi="Cambria" w:cs="Cambria"/>
                <w:color w:val="000000"/>
                <w:kern w:val="0"/>
                <w:sz w:val="24"/>
                <w:szCs w:val="24"/>
                <w:bdr w:val="single" w:sz="2" w:space="0" w:color="E5E7EB" w:frame="1"/>
                <w:lang w:eastAsia="vi-VN"/>
                <w14:ligatures w14:val="none"/>
              </w:rPr>
              <w:t>ả</w:t>
            </w:r>
            <w:r w:rsidRPr="00E56C2B">
              <w:rPr>
                <w:rFonts w:ascii="Comic Sans MS" w:eastAsia="Times New Roman" w:hAnsi="Comic Sans MS" w:cs="Times New Roman"/>
                <w:color w:val="000000"/>
                <w:kern w:val="0"/>
                <w:sz w:val="24"/>
                <w:szCs w:val="24"/>
                <w:bdr w:val="single" w:sz="2" w:space="0" w:color="E5E7EB" w:frame="1"/>
                <w:lang w:eastAsia="vi-VN"/>
                <w14:ligatures w14:val="none"/>
              </w:rPr>
              <w:t>y c</w:t>
            </w:r>
            <w:r w:rsidRPr="00E56C2B">
              <w:rPr>
                <w:rFonts w:ascii="Comic Sans MS" w:eastAsia="Times New Roman" w:hAnsi="Comic Sans MS" w:cs="Comic Sans MS"/>
                <w:color w:val="000000"/>
                <w:kern w:val="0"/>
                <w:sz w:val="24"/>
                <w:szCs w:val="24"/>
                <w:bdr w:val="single" w:sz="2" w:space="0" w:color="E5E7EB" w:frame="1"/>
                <w:lang w:eastAsia="vi-VN"/>
                <w14:ligatures w14:val="none"/>
              </w:rPr>
              <w:t>ũ</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gi</w:t>
            </w:r>
            <w:r w:rsidRPr="00E56C2B">
              <w:rPr>
                <w:rFonts w:ascii="Cambria" w:eastAsia="Times New Roman" w:hAnsi="Cambria" w:cs="Cambria"/>
                <w:color w:val="000000"/>
                <w:kern w:val="0"/>
                <w:sz w:val="24"/>
                <w:szCs w:val="24"/>
                <w:bdr w:val="single" w:sz="2" w:space="0" w:color="E5E7EB" w:frame="1"/>
                <w:lang w:eastAsia="vi-VN"/>
                <w14:ligatures w14:val="none"/>
              </w:rPr>
              <w:t>ả</w:t>
            </w:r>
            <w:r w:rsidRPr="00E56C2B">
              <w:rPr>
                <w:rFonts w:ascii="Comic Sans MS" w:eastAsia="Times New Roman" w:hAnsi="Comic Sans MS" w:cs="Times New Roman"/>
                <w:color w:val="000000"/>
                <w:kern w:val="0"/>
                <w:sz w:val="24"/>
                <w:szCs w:val="24"/>
                <w:bdr w:val="single" w:sz="2" w:space="0" w:color="E5E7EB" w:frame="1"/>
                <w:lang w:eastAsia="vi-VN"/>
                <w14:ligatures w14:val="none"/>
              </w:rPr>
              <w:t>m. Nh</w:t>
            </w:r>
            <w:r w:rsidRPr="00E56C2B">
              <w:rPr>
                <w:rFonts w:ascii="Cambria" w:eastAsia="Times New Roman" w:hAnsi="Cambria" w:cs="Cambria"/>
                <w:color w:val="000000"/>
                <w:kern w:val="0"/>
                <w:sz w:val="24"/>
                <w:szCs w:val="24"/>
                <w:bdr w:val="single" w:sz="2" w:space="0" w:color="E5E7EB" w:frame="1"/>
                <w:lang w:eastAsia="vi-VN"/>
                <w14:ligatures w14:val="none"/>
              </w:rPr>
              <w:t>ư</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E56C2B">
              <w:rPr>
                <w:rFonts w:ascii="Comic Sans MS" w:eastAsia="Times New Roman" w:hAnsi="Comic Sans MS" w:cs="Comic Sans MS"/>
                <w:color w:val="000000"/>
                <w:kern w:val="0"/>
                <w:sz w:val="24"/>
                <w:szCs w:val="24"/>
                <w:bdr w:val="single" w:sz="2" w:space="0" w:color="E5E7EB" w:frame="1"/>
                <w:lang w:eastAsia="vi-VN"/>
                <w14:ligatures w14:val="none"/>
              </w:rPr>
              <w:t>đó</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t</w:t>
            </w:r>
            <w:r w:rsidRPr="00E56C2B">
              <w:rPr>
                <w:rFonts w:ascii="Cambria" w:eastAsia="Times New Roman" w:hAnsi="Cambria" w:cs="Cambria"/>
                <w:color w:val="000000"/>
                <w:kern w:val="0"/>
                <w:sz w:val="24"/>
                <w:szCs w:val="24"/>
                <w:bdr w:val="single" w:sz="2" w:space="0" w:color="E5E7EB" w:frame="1"/>
                <w:lang w:eastAsia="vi-VN"/>
                <w14:ligatures w14:val="none"/>
              </w:rPr>
              <w:t>ấ</w:t>
            </w:r>
            <w:r w:rsidRPr="00E56C2B">
              <w:rPr>
                <w:rFonts w:ascii="Comic Sans MS" w:eastAsia="Times New Roman" w:hAnsi="Comic Sans MS" w:cs="Times New Roman"/>
                <w:color w:val="000000"/>
                <w:kern w:val="0"/>
                <w:sz w:val="24"/>
                <w:szCs w:val="24"/>
                <w:bdr w:val="single" w:sz="2" w:space="0" w:color="E5E7EB" w:frame="1"/>
                <w:lang w:eastAsia="vi-VN"/>
                <w14:ligatures w14:val="none"/>
              </w:rPr>
              <w:t>t c</w:t>
            </w:r>
            <w:r w:rsidRPr="00E56C2B">
              <w:rPr>
                <w:rFonts w:ascii="Cambria" w:eastAsia="Times New Roman" w:hAnsi="Cambria" w:cs="Cambria"/>
                <w:color w:val="000000"/>
                <w:kern w:val="0"/>
                <w:sz w:val="24"/>
                <w:szCs w:val="24"/>
                <w:bdr w:val="single" w:sz="2" w:space="0" w:color="E5E7EB" w:frame="1"/>
                <w:lang w:eastAsia="vi-VN"/>
                <w14:ligatures w14:val="none"/>
              </w:rPr>
              <w:t>ả</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n</w:t>
            </w:r>
            <w:r w:rsidRPr="00E56C2B">
              <w:rPr>
                <w:rFonts w:ascii="Cambria" w:eastAsia="Times New Roman" w:hAnsi="Cambria" w:cs="Cambria"/>
                <w:color w:val="000000"/>
                <w:kern w:val="0"/>
                <w:sz w:val="24"/>
                <w:szCs w:val="24"/>
                <w:bdr w:val="single" w:sz="2" w:space="0" w:color="E5E7EB" w:frame="1"/>
                <w:lang w:eastAsia="vi-VN"/>
                <w14:ligatures w14:val="none"/>
              </w:rPr>
              <w:t>ướ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m</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Foro t</w:t>
            </w:r>
            <w:r w:rsidRPr="00E56C2B">
              <w:rPr>
                <w:rFonts w:ascii="Cambria" w:eastAsia="Times New Roman" w:hAnsi="Cambria" w:cs="Cambria"/>
                <w:color w:val="000000"/>
                <w:kern w:val="0"/>
                <w:sz w:val="24"/>
                <w:szCs w:val="24"/>
                <w:bdr w:val="single" w:sz="2" w:space="0" w:color="E5E7EB" w:frame="1"/>
                <w:lang w:eastAsia="vi-VN"/>
                <w14:ligatures w14:val="none"/>
              </w:rPr>
              <w:t>ừ</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c</w:t>
            </w:r>
            <w:r w:rsidRPr="00E56C2B">
              <w:rPr>
                <w:rFonts w:ascii="Comic Sans MS" w:eastAsia="Times New Roman" w:hAnsi="Comic Sans MS" w:cs="Comic Sans MS"/>
                <w:color w:val="000000"/>
                <w:kern w:val="0"/>
                <w:sz w:val="24"/>
                <w:szCs w:val="24"/>
                <w:bdr w:val="single" w:sz="2" w:space="0" w:color="E5E7EB" w:frame="1"/>
                <w:lang w:eastAsia="vi-VN"/>
                <w14:ligatures w14:val="none"/>
              </w:rPr>
              <w:t>ó</w:t>
            </w:r>
            <w:r w:rsidRPr="00E56C2B">
              <w:rPr>
                <w:rFonts w:ascii="Comic Sans MS" w:eastAsia="Times New Roman" w:hAnsi="Comic Sans MS" w:cs="Times New Roman"/>
                <w:color w:val="000000"/>
                <w:kern w:val="0"/>
                <w:sz w:val="24"/>
                <w:szCs w:val="24"/>
                <w:bdr w:val="single" w:sz="2" w:space="0" w:color="E5E7EB" w:frame="1"/>
                <w:lang w:eastAsia="vi-VN"/>
                <w14:ligatures w14:val="none"/>
              </w:rPr>
              <w:t>.</w:t>
            </w:r>
          </w:p>
        </w:tc>
      </w:tr>
      <w:tr w:rsidR="00E56C2B" w:rsidRPr="00E56C2B" w14:paraId="18B3300A" w14:textId="77777777" w:rsidTr="00E56C2B">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DB2F51"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lang w:eastAsia="vi-VN"/>
                <w14:ligatures w14:val="none"/>
              </w:rPr>
              <w:lastRenderedPageBreak/>
              <w:t xml:space="preserve">Thông tin </w:t>
            </w:r>
            <w:r w:rsidRPr="00E56C2B">
              <w:rPr>
                <w:rFonts w:ascii="Cambria" w:eastAsia="Times New Roman" w:hAnsi="Cambria" w:cs="Cambria"/>
                <w:color w:val="000000"/>
                <w:kern w:val="0"/>
                <w:sz w:val="24"/>
                <w:szCs w:val="24"/>
                <w:bdr w:val="single" w:sz="2" w:space="0" w:color="E5E7EB" w:frame="1"/>
                <w:lang w:eastAsia="vi-VN"/>
                <w14:ligatures w14:val="none"/>
              </w:rPr>
              <w:t>ở</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cu</w:t>
            </w:r>
            <w:r w:rsidRPr="00E56C2B">
              <w:rPr>
                <w:rFonts w:ascii="Cambria" w:eastAsia="Times New Roman" w:hAnsi="Cambria" w:cs="Cambria"/>
                <w:color w:val="000000"/>
                <w:kern w:val="0"/>
                <w:sz w:val="24"/>
                <w:szCs w:val="24"/>
                <w:bdr w:val="single" w:sz="2" w:space="0" w:color="E5E7EB" w:frame="1"/>
                <w:lang w:eastAsia="vi-VN"/>
                <w14:ligatures w14:val="none"/>
              </w:rPr>
              <w:t>ố</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omic Sans MS" w:eastAsia="Times New Roman" w:hAnsi="Comic Sans MS" w:cs="Times New Roman"/>
                <w:color w:val="000000"/>
                <w:kern w:val="0"/>
                <w:sz w:val="24"/>
                <w:szCs w:val="24"/>
                <w:bdr w:val="single" w:sz="2" w:space="0" w:color="E5E7EB" w:frame="1"/>
                <w:lang w:eastAsia="vi-VN"/>
                <w14:ligatures w14:val="none"/>
              </w:rPr>
              <w:t>o</w:t>
            </w:r>
            <w:r w:rsidRPr="00E56C2B">
              <w:rPr>
                <w:rFonts w:ascii="Cambria" w:eastAsia="Times New Roman" w:hAnsi="Cambria" w:cs="Cambria"/>
                <w:color w:val="000000"/>
                <w:kern w:val="0"/>
                <w:sz w:val="24"/>
                <w:szCs w:val="24"/>
                <w:bdr w:val="single" w:sz="2" w:space="0" w:color="E5E7EB" w:frame="1"/>
                <w:lang w:eastAsia="vi-VN"/>
                <w14:ligatures w14:val="none"/>
              </w:rPr>
              <w:t>ạ</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E56C2B">
              <w:rPr>
                <w:rFonts w:ascii="Comic Sans MS" w:eastAsia="Times New Roman" w:hAnsi="Comic Sans MS" w:cs="Comic Sans MS"/>
                <w:color w:val="000000"/>
                <w:kern w:val="0"/>
                <w:sz w:val="24"/>
                <w:szCs w:val="24"/>
                <w:bdr w:val="single" w:sz="2" w:space="0" w:color="E5E7EB" w:frame="1"/>
                <w:lang w:eastAsia="vi-VN"/>
                <w14:ligatures w14:val="none"/>
              </w:rPr>
              <w:t>“</w:t>
            </w:r>
            <w:r w:rsidRPr="00E56C2B">
              <w:rPr>
                <w:rFonts w:ascii="Comic Sans MS" w:eastAsia="Times New Roman" w:hAnsi="Comic Sans MS" w:cs="Times New Roman"/>
                <w:color w:val="000000"/>
                <w:kern w:val="0"/>
                <w:sz w:val="24"/>
                <w:szCs w:val="24"/>
                <w:bdr w:val="single" w:sz="2" w:space="0" w:color="E5E7EB" w:frame="1"/>
                <w:lang w:eastAsia="vi-VN"/>
                <w14:ligatures w14:val="none"/>
              </w:rPr>
              <w:t>But it is the only water Foro has ever had.</w:t>
            </w:r>
            <w:r w:rsidRPr="00E56C2B">
              <w:rPr>
                <w:rFonts w:ascii="Comic Sans MS" w:eastAsia="Times New Roman" w:hAnsi="Comic Sans MS" w:cs="Comic Sans MS"/>
                <w:color w:val="000000"/>
                <w:kern w:val="0"/>
                <w:sz w:val="24"/>
                <w:szCs w:val="24"/>
                <w:bdr w:val="single" w:sz="2" w:space="0" w:color="E5E7EB" w:frame="1"/>
                <w:lang w:eastAsia="vi-VN"/>
                <w14:ligatures w14:val="none"/>
              </w:rPr>
              <w:t>”</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m r</w:t>
            </w:r>
            <w:r w:rsidRPr="00E56C2B">
              <w:rPr>
                <w:rFonts w:ascii="Comic Sans MS" w:eastAsia="Times New Roman" w:hAnsi="Comic Sans MS" w:cs="Comic Sans MS"/>
                <w:color w:val="000000"/>
                <w:kern w:val="0"/>
                <w:sz w:val="24"/>
                <w:szCs w:val="24"/>
                <w:bdr w:val="single" w:sz="2" w:space="0" w:color="E5E7EB" w:frame="1"/>
                <w:lang w:eastAsia="vi-VN"/>
                <w14:ligatures w14:val="none"/>
              </w:rPr>
              <w:t>õ</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chuy</w:t>
            </w:r>
            <w:r w:rsidRPr="00E56C2B">
              <w:rPr>
                <w:rFonts w:ascii="Cambria" w:eastAsia="Times New Roman" w:hAnsi="Cambria" w:cs="Cambria"/>
                <w:color w:val="000000"/>
                <w:kern w:val="0"/>
                <w:sz w:val="24"/>
                <w:szCs w:val="24"/>
                <w:bdr w:val="single" w:sz="2" w:space="0" w:color="E5E7EB" w:frame="1"/>
                <w:lang w:eastAsia="vi-VN"/>
                <w14:ligatures w14:val="none"/>
              </w:rPr>
              <w:t>ế</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c</w:t>
            </w:r>
            <w:r w:rsidRPr="00E56C2B">
              <w:rPr>
                <w:rFonts w:ascii="Cambria" w:eastAsia="Times New Roman" w:hAnsi="Cambria" w:cs="Cambria"/>
                <w:color w:val="000000"/>
                <w:kern w:val="0"/>
                <w:sz w:val="24"/>
                <w:szCs w:val="24"/>
                <w:bdr w:val="single" w:sz="2" w:space="0" w:color="E5E7EB" w:frame="1"/>
                <w:lang w:eastAsia="vi-VN"/>
                <w14:ligatures w14:val="none"/>
              </w:rPr>
              <w:t>ủ</w:t>
            </w:r>
            <w:r w:rsidRPr="00E56C2B">
              <w:rPr>
                <w:rFonts w:ascii="Comic Sans MS" w:eastAsia="Times New Roman" w:hAnsi="Comic Sans MS" w:cs="Times New Roman"/>
                <w:color w:val="000000"/>
                <w:kern w:val="0"/>
                <w:sz w:val="24"/>
                <w:szCs w:val="24"/>
                <w:bdr w:val="single" w:sz="2" w:space="0" w:color="E5E7EB" w:frame="1"/>
                <w:lang w:eastAsia="vi-VN"/>
                <w14:ligatures w14:val="none"/>
              </w:rPr>
              <w:t>a nh</w:t>
            </w:r>
            <w:r w:rsidRPr="00E56C2B">
              <w:rPr>
                <w:rFonts w:ascii="Cambria" w:eastAsia="Times New Roman" w:hAnsi="Cambria" w:cs="Cambria"/>
                <w:color w:val="000000"/>
                <w:kern w:val="0"/>
                <w:sz w:val="24"/>
                <w:szCs w:val="24"/>
                <w:bdr w:val="single" w:sz="2" w:space="0" w:color="E5E7EB" w:frame="1"/>
                <w:lang w:eastAsia="vi-VN"/>
                <w14:ligatures w14:val="none"/>
              </w:rPr>
              <w:t>ữ</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ng</w:t>
            </w:r>
            <w:r w:rsidRPr="00E56C2B">
              <w:rPr>
                <w:rFonts w:ascii="Cambria" w:eastAsia="Times New Roman" w:hAnsi="Cambria" w:cs="Cambria"/>
                <w:color w:val="000000"/>
                <w:kern w:val="0"/>
                <w:sz w:val="24"/>
                <w:szCs w:val="24"/>
                <w:bdr w:val="single" w:sz="2" w:space="0" w:color="E5E7EB" w:frame="1"/>
                <w:lang w:eastAsia="vi-VN"/>
                <w14:ligatures w14:val="none"/>
              </w:rPr>
              <w:t>ườ</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n</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y: ngu</w:t>
            </w:r>
            <w:r w:rsidRPr="00E56C2B">
              <w:rPr>
                <w:rFonts w:ascii="Cambria" w:eastAsia="Times New Roman" w:hAnsi="Cambria" w:cs="Cambria"/>
                <w:color w:val="000000"/>
                <w:kern w:val="0"/>
                <w:sz w:val="24"/>
                <w:szCs w:val="24"/>
                <w:bdr w:val="single" w:sz="2" w:space="0" w:color="E5E7EB" w:frame="1"/>
                <w:lang w:eastAsia="vi-VN"/>
                <w14:ligatures w14:val="none"/>
              </w:rPr>
              <w:t>ồ</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n</w:t>
            </w:r>
            <w:r w:rsidRPr="00E56C2B">
              <w:rPr>
                <w:rFonts w:ascii="Cambria" w:eastAsia="Times New Roman" w:hAnsi="Cambria" w:cs="Cambria"/>
                <w:color w:val="000000"/>
                <w:kern w:val="0"/>
                <w:sz w:val="24"/>
                <w:szCs w:val="24"/>
                <w:bdr w:val="single" w:sz="2" w:space="0" w:color="E5E7EB" w:frame="1"/>
                <w:lang w:eastAsia="vi-VN"/>
                <w14:ligatures w14:val="none"/>
              </w:rPr>
              <w:t>ướ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s</w:t>
            </w:r>
            <w:r w:rsidRPr="00E56C2B">
              <w:rPr>
                <w:rFonts w:ascii="Comic Sans MS" w:eastAsia="Times New Roman" w:hAnsi="Comic Sans MS" w:cs="Comic Sans MS"/>
                <w:color w:val="000000"/>
                <w:kern w:val="0"/>
                <w:sz w:val="24"/>
                <w:szCs w:val="24"/>
                <w:bdr w:val="single" w:sz="2" w:space="0" w:color="E5E7EB" w:frame="1"/>
                <w:lang w:eastAsia="vi-VN"/>
                <w14:ligatures w14:val="none"/>
              </w:rPr>
              <w:t>ô</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Toiro là ngu</w:t>
            </w:r>
            <w:r w:rsidRPr="00E56C2B">
              <w:rPr>
                <w:rFonts w:ascii="Cambria" w:eastAsia="Times New Roman" w:hAnsi="Cambria" w:cs="Cambria"/>
                <w:color w:val="000000"/>
                <w:kern w:val="0"/>
                <w:sz w:val="24"/>
                <w:szCs w:val="24"/>
                <w:bdr w:val="single" w:sz="2" w:space="0" w:color="E5E7EB" w:frame="1"/>
                <w:lang w:eastAsia="vi-VN"/>
                <w14:ligatures w14:val="none"/>
              </w:rPr>
              <w:t>ồ</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n</w:t>
            </w:r>
            <w:r w:rsidRPr="00E56C2B">
              <w:rPr>
                <w:rFonts w:ascii="Cambria" w:eastAsia="Times New Roman" w:hAnsi="Cambria" w:cs="Cambria"/>
                <w:color w:val="000000"/>
                <w:kern w:val="0"/>
                <w:sz w:val="24"/>
                <w:szCs w:val="24"/>
                <w:bdr w:val="single" w:sz="2" w:space="0" w:color="E5E7EB" w:frame="1"/>
                <w:lang w:eastAsia="vi-VN"/>
                <w14:ligatures w14:val="none"/>
              </w:rPr>
              <w:t>ướ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duy nh</w:t>
            </w:r>
            <w:r w:rsidRPr="00E56C2B">
              <w:rPr>
                <w:rFonts w:ascii="Cambria" w:eastAsia="Times New Roman" w:hAnsi="Cambria" w:cs="Cambria"/>
                <w:color w:val="000000"/>
                <w:kern w:val="0"/>
                <w:sz w:val="24"/>
                <w:szCs w:val="24"/>
                <w:bdr w:val="single" w:sz="2" w:space="0" w:color="E5E7EB" w:frame="1"/>
                <w:lang w:eastAsia="vi-VN"/>
                <w14:ligatures w14:val="none"/>
              </w:rPr>
              <w:t>ấ</w:t>
            </w:r>
            <w:r w:rsidRPr="00E56C2B">
              <w:rPr>
                <w:rFonts w:ascii="Comic Sans MS" w:eastAsia="Times New Roman" w:hAnsi="Comic Sans MS" w:cs="Times New Roman"/>
                <w:color w:val="000000"/>
                <w:kern w:val="0"/>
                <w:sz w:val="24"/>
                <w:szCs w:val="24"/>
                <w:bdr w:val="single" w:sz="2" w:space="0" w:color="E5E7EB" w:frame="1"/>
                <w:lang w:eastAsia="vi-VN"/>
                <w14:ligatures w14:val="none"/>
              </w:rPr>
              <w:t>t h</w:t>
            </w:r>
            <w:r w:rsidRPr="00E56C2B">
              <w:rPr>
                <w:rFonts w:ascii="Cambria" w:eastAsia="Times New Roman" w:hAnsi="Cambria" w:cs="Cambria"/>
                <w:color w:val="000000"/>
                <w:kern w:val="0"/>
                <w:sz w:val="24"/>
                <w:szCs w:val="24"/>
                <w:bdr w:val="single" w:sz="2" w:space="0" w:color="E5E7EB" w:frame="1"/>
                <w:lang w:eastAsia="vi-VN"/>
                <w14:ligatures w14:val="none"/>
              </w:rPr>
              <w:t>ọ</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E56C2B">
              <w:rPr>
                <w:rFonts w:ascii="Comic Sans MS" w:eastAsia="Times New Roman" w:hAnsi="Comic Sans MS" w:cs="Comic Sans MS"/>
                <w:color w:val="000000"/>
                <w:kern w:val="0"/>
                <w:sz w:val="24"/>
                <w:szCs w:val="24"/>
                <w:bdr w:val="single" w:sz="2" w:space="0" w:color="E5E7EB" w:frame="1"/>
                <w:lang w:eastAsia="vi-VN"/>
                <w14:ligatures w14:val="none"/>
              </w:rPr>
              <w:t>ó</w:t>
            </w:r>
            <w:r w:rsidRPr="00E56C2B">
              <w:rPr>
                <w:rFonts w:ascii="Comic Sans MS" w:eastAsia="Times New Roman" w:hAnsi="Comic Sans MS" w:cs="Times New Roman"/>
                <w:color w:val="000000"/>
                <w:kern w:val="0"/>
                <w:sz w:val="24"/>
                <w:szCs w:val="24"/>
                <w:bdr w:val="single" w:sz="2" w:space="0" w:color="E5E7EB" w:frame="1"/>
                <w:lang w:eastAsia="vi-VN"/>
                <w14:ligatures w14:val="none"/>
              </w:rPr>
              <w:t>, n</w:t>
            </w:r>
            <w:r w:rsidRPr="00E56C2B">
              <w:rPr>
                <w:rFonts w:ascii="Comic Sans MS" w:eastAsia="Times New Roman" w:hAnsi="Comic Sans MS" w:cs="Comic Sans MS"/>
                <w:color w:val="000000"/>
                <w:kern w:val="0"/>
                <w:sz w:val="24"/>
                <w:szCs w:val="24"/>
                <w:bdr w:val="single" w:sz="2" w:space="0" w:color="E5E7EB" w:frame="1"/>
                <w:lang w:eastAsia="vi-VN"/>
                <w14:ligatures w14:val="none"/>
              </w:rPr>
              <w:t>ê</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ng</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y n</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o ng</w:t>
            </w:r>
            <w:r w:rsidRPr="00E56C2B">
              <w:rPr>
                <w:rFonts w:ascii="Cambria" w:eastAsia="Times New Roman" w:hAnsi="Cambria" w:cs="Cambria"/>
                <w:color w:val="000000"/>
                <w:kern w:val="0"/>
                <w:sz w:val="24"/>
                <w:szCs w:val="24"/>
                <w:bdr w:val="single" w:sz="2" w:space="0" w:color="E5E7EB" w:frame="1"/>
                <w:lang w:eastAsia="vi-VN"/>
                <w14:ligatures w14:val="none"/>
              </w:rPr>
              <w:t>ườ</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d</w:t>
            </w:r>
            <w:r w:rsidRPr="00E56C2B">
              <w:rPr>
                <w:rFonts w:ascii="Comic Sans MS" w:eastAsia="Times New Roman" w:hAnsi="Comic Sans MS" w:cs="Comic Sans MS"/>
                <w:color w:val="000000"/>
                <w:kern w:val="0"/>
                <w:sz w:val="24"/>
                <w:szCs w:val="24"/>
                <w:bdr w:val="single" w:sz="2" w:space="0" w:color="E5E7EB" w:frame="1"/>
                <w:lang w:eastAsia="vi-VN"/>
                <w14:ligatures w14:val="none"/>
              </w:rPr>
              <w:t>â</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v</w:t>
            </w:r>
            <w:r w:rsidRPr="00E56C2B">
              <w:rPr>
                <w:rFonts w:ascii="Comic Sans MS" w:eastAsia="Times New Roman" w:hAnsi="Comic Sans MS" w:cs="Comic Sans MS"/>
                <w:color w:val="000000"/>
                <w:kern w:val="0"/>
                <w:sz w:val="24"/>
                <w:szCs w:val="24"/>
                <w:bdr w:val="single" w:sz="2" w:space="0" w:color="E5E7EB" w:frame="1"/>
                <w:lang w:eastAsia="vi-VN"/>
                <w14:ligatures w14:val="none"/>
              </w:rPr>
              <w:t>ù</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n</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y c</w:t>
            </w:r>
            <w:r w:rsidRPr="00E56C2B">
              <w:rPr>
                <w:rFonts w:ascii="Comic Sans MS" w:eastAsia="Times New Roman" w:hAnsi="Comic Sans MS" w:cs="Comic Sans MS"/>
                <w:color w:val="000000"/>
                <w:kern w:val="0"/>
                <w:sz w:val="24"/>
                <w:szCs w:val="24"/>
                <w:bdr w:val="single" w:sz="2" w:space="0" w:color="E5E7EB" w:frame="1"/>
                <w:lang w:eastAsia="vi-VN"/>
                <w14:ligatures w14:val="none"/>
              </w:rPr>
              <w:t>ũ</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ph</w:t>
            </w:r>
            <w:r w:rsidRPr="00E56C2B">
              <w:rPr>
                <w:rFonts w:ascii="Cambria" w:eastAsia="Times New Roman" w:hAnsi="Cambria" w:cs="Cambria"/>
                <w:color w:val="000000"/>
                <w:kern w:val="0"/>
                <w:sz w:val="24"/>
                <w:szCs w:val="24"/>
                <w:bdr w:val="single" w:sz="2" w:space="0" w:color="E5E7EB" w:frame="1"/>
                <w:lang w:eastAsia="vi-VN"/>
                <w14:ligatures w14:val="none"/>
              </w:rPr>
              <w:t>ả</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ra s</w:t>
            </w:r>
            <w:r w:rsidRPr="00E56C2B">
              <w:rPr>
                <w:rFonts w:ascii="Comic Sans MS" w:eastAsia="Times New Roman" w:hAnsi="Comic Sans MS" w:cs="Comic Sans MS"/>
                <w:color w:val="000000"/>
                <w:kern w:val="0"/>
                <w:sz w:val="24"/>
                <w:szCs w:val="24"/>
                <w:bdr w:val="single" w:sz="2" w:space="0" w:color="E5E7EB" w:frame="1"/>
                <w:lang w:eastAsia="vi-VN"/>
                <w14:ligatures w14:val="none"/>
              </w:rPr>
              <w:t>ô</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ể</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E56C2B">
              <w:rPr>
                <w:rFonts w:ascii="Cambria" w:eastAsia="Times New Roman" w:hAnsi="Cambria" w:cs="Cambria"/>
                <w:color w:val="000000"/>
                <w:kern w:val="0"/>
                <w:sz w:val="24"/>
                <w:szCs w:val="24"/>
                <w:bdr w:val="single" w:sz="2" w:space="0" w:color="E5E7EB" w:frame="1"/>
                <w:lang w:eastAsia="vi-VN"/>
                <w14:ligatures w14:val="none"/>
              </w:rPr>
              <w:t>ấ</w:t>
            </w:r>
            <w:r w:rsidRPr="00E56C2B">
              <w:rPr>
                <w:rFonts w:ascii="Comic Sans MS" w:eastAsia="Times New Roman" w:hAnsi="Comic Sans MS" w:cs="Times New Roman"/>
                <w:color w:val="000000"/>
                <w:kern w:val="0"/>
                <w:sz w:val="24"/>
                <w:szCs w:val="24"/>
                <w:bdr w:val="single" w:sz="2" w:space="0" w:color="E5E7EB" w:frame="1"/>
                <w:lang w:eastAsia="vi-VN"/>
                <w14:ligatures w14:val="none"/>
              </w:rPr>
              <w:t>y n</w:t>
            </w:r>
            <w:r w:rsidRPr="00E56C2B">
              <w:rPr>
                <w:rFonts w:ascii="Cambria" w:eastAsia="Times New Roman" w:hAnsi="Cambria" w:cs="Cambria"/>
                <w:color w:val="000000"/>
                <w:kern w:val="0"/>
                <w:sz w:val="24"/>
                <w:szCs w:val="24"/>
                <w:bdr w:val="single" w:sz="2" w:space="0" w:color="E5E7EB" w:frame="1"/>
                <w:lang w:eastAsia="vi-VN"/>
                <w14:ligatures w14:val="none"/>
              </w:rPr>
              <w:t>ướ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c.</w:t>
            </w:r>
          </w:p>
        </w:tc>
      </w:tr>
    </w:tbl>
    <w:p w14:paraId="2D469B8B" w14:textId="77777777" w:rsidR="00E56C2B" w:rsidRPr="00E56C2B" w:rsidRDefault="00E56C2B" w:rsidP="00E56C2B">
      <w:pPr>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938"/>
        <w:gridCol w:w="4068"/>
      </w:tblGrid>
      <w:tr w:rsidR="00E56C2B" w:rsidRPr="00E56C2B" w14:paraId="44D282E7" w14:textId="77777777" w:rsidTr="00E56C2B">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9E7E9"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lang w:eastAsia="vi-VN"/>
                <w14:ligatures w14:val="none"/>
              </w:rPr>
              <w:t>Paragraph B - V</w:t>
            </w:r>
          </w:p>
        </w:tc>
      </w:tr>
      <w:tr w:rsidR="00E56C2B" w:rsidRPr="00E56C2B" w14:paraId="10392061" w14:textId="77777777" w:rsidTr="00E56C2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F4A6AB"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lang w:eastAsia="vi-VN"/>
                <w14:ligatures w14:val="none"/>
              </w:rPr>
              <w:t>Some relevant </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statistics</w:t>
            </w:r>
            <w:r w:rsidRPr="00E56C2B">
              <w:rPr>
                <w:rFonts w:ascii="Comic Sans MS" w:eastAsia="Times New Roman" w:hAnsi="Comic Sans MS" w:cs="Times New Roman"/>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AAC449"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lang w:eastAsia="vi-VN"/>
                <w14:ligatures w14:val="none"/>
              </w:rPr>
              <w:t>M</w:t>
            </w:r>
            <w:r w:rsidRPr="00E56C2B">
              <w:rPr>
                <w:rFonts w:ascii="Cambria" w:eastAsia="Times New Roman" w:hAnsi="Cambria" w:cs="Cambria"/>
                <w:color w:val="000000"/>
                <w:kern w:val="0"/>
                <w:sz w:val="24"/>
                <w:szCs w:val="24"/>
                <w:bdr w:val="single" w:sz="2" w:space="0" w:color="E5E7EB" w:frame="1"/>
                <w:lang w:eastAsia="vi-VN"/>
                <w14:ligatures w14:val="none"/>
              </w:rPr>
              <w:t>ộ</w:t>
            </w:r>
            <w:r w:rsidRPr="00E56C2B">
              <w:rPr>
                <w:rFonts w:ascii="Comic Sans MS" w:eastAsia="Times New Roman" w:hAnsi="Comic Sans MS" w:cs="Times New Roman"/>
                <w:color w:val="000000"/>
                <w:kern w:val="0"/>
                <w:sz w:val="24"/>
                <w:szCs w:val="24"/>
                <w:bdr w:val="single" w:sz="2" w:space="0" w:color="E5E7EB" w:frame="1"/>
                <w:lang w:eastAsia="vi-VN"/>
                <w14:ligatures w14:val="none"/>
              </w:rPr>
              <w:t>t s</w:t>
            </w:r>
            <w:r w:rsidRPr="00E56C2B">
              <w:rPr>
                <w:rFonts w:ascii="Cambria" w:eastAsia="Times New Roman" w:hAnsi="Cambria" w:cs="Cambria"/>
                <w:color w:val="000000"/>
                <w:kern w:val="0"/>
                <w:sz w:val="24"/>
                <w:szCs w:val="24"/>
                <w:bdr w:val="single" w:sz="2" w:space="0" w:color="E5E7EB" w:frame="1"/>
                <w:lang w:eastAsia="vi-VN"/>
                <w14:ligatures w14:val="none"/>
              </w:rPr>
              <w:t>ố</w:t>
            </w:r>
            <w:r w:rsidRPr="00E56C2B">
              <w:rPr>
                <w:rFonts w:ascii="Comic Sans MS" w:eastAsia="Times New Roman" w:hAnsi="Comic Sans MS" w:cs="Times New Roman"/>
                <w:color w:val="000000"/>
                <w:kern w:val="0"/>
                <w:sz w:val="24"/>
                <w:szCs w:val="24"/>
                <w:bdr w:val="single" w:sz="2" w:space="0" w:color="E5E7EB" w:frame="1"/>
                <w:lang w:eastAsia="vi-VN"/>
                <w14:ligatures w14:val="none"/>
              </w:rPr>
              <w:t> </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s</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ố</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li</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ệ</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u th</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ố</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ng</w:t>
            </w:r>
            <w:r w:rsidRPr="00E56C2B">
              <w:rPr>
                <w:rFonts w:ascii="Comic Sans MS" w:eastAsia="Times New Roman" w:hAnsi="Comic Sans MS" w:cs="Times New Roman"/>
                <w:color w:val="000000"/>
                <w:kern w:val="0"/>
                <w:sz w:val="24"/>
                <w:szCs w:val="24"/>
                <w:bdr w:val="single" w:sz="2" w:space="0" w:color="E5E7EB" w:frame="1"/>
                <w:lang w:eastAsia="vi-VN"/>
                <w14:ligatures w14:val="none"/>
              </w:rPr>
              <w:t> kê liên quan</w:t>
            </w:r>
          </w:p>
        </w:tc>
      </w:tr>
      <w:tr w:rsidR="00E56C2B" w:rsidRPr="00E56C2B" w14:paraId="49E4D957" w14:textId="77777777" w:rsidTr="00E56C2B">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9BE674"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ị</w:t>
            </w:r>
            <w:r w:rsidRPr="00E56C2B">
              <w:rPr>
                <w:rFonts w:ascii="Comic Sans MS" w:eastAsia="Times New Roman" w:hAnsi="Comic Sans MS" w:cs="Times New Roman"/>
                <w:color w:val="000000"/>
                <w:kern w:val="0"/>
                <w:sz w:val="24"/>
                <w:szCs w:val="24"/>
                <w:bdr w:val="single" w:sz="2" w:space="0" w:color="E5E7EB" w:frame="1"/>
                <w:lang w:eastAsia="vi-VN"/>
                <w14:ligatures w14:val="none"/>
              </w:rPr>
              <w:t>nh v</w:t>
            </w:r>
            <w:r w:rsidRPr="00E56C2B">
              <w:rPr>
                <w:rFonts w:ascii="Cambria" w:eastAsia="Times New Roman" w:hAnsi="Cambria" w:cs="Cambria"/>
                <w:color w:val="000000"/>
                <w:kern w:val="0"/>
                <w:sz w:val="24"/>
                <w:szCs w:val="24"/>
                <w:bdr w:val="single" w:sz="2" w:space="0" w:color="E5E7EB" w:frame="1"/>
                <w:lang w:eastAsia="vi-VN"/>
                <w14:ligatures w14:val="none"/>
              </w:rPr>
              <w:t>ị</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E56C2B">
              <w:rPr>
                <w:rFonts w:ascii="Comic Sans MS" w:eastAsia="Times New Roman" w:hAnsi="Comic Sans MS" w:cs="Comic Sans MS"/>
                <w:color w:val="000000"/>
                <w:kern w:val="0"/>
                <w:sz w:val="24"/>
                <w:szCs w:val="24"/>
                <w:bdr w:val="single" w:sz="2" w:space="0" w:color="E5E7EB" w:frame="1"/>
                <w:lang w:eastAsia="vi-VN"/>
                <w14:ligatures w14:val="none"/>
              </w:rPr>
              <w:t>ù</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th</w:t>
            </w:r>
            <w:r w:rsidRPr="00E56C2B">
              <w:rPr>
                <w:rFonts w:ascii="Comic Sans MS" w:eastAsia="Times New Roman" w:hAnsi="Comic Sans MS" w:cs="Comic Sans MS"/>
                <w:color w:val="000000"/>
                <w:kern w:val="0"/>
                <w:sz w:val="24"/>
                <w:szCs w:val="24"/>
                <w:bdr w:val="single" w:sz="2" w:space="0" w:color="E5E7EB" w:frame="1"/>
                <w:lang w:eastAsia="vi-VN"/>
                <w14:ligatures w14:val="none"/>
              </w:rPr>
              <w:t>ô</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tin - C</w:t>
            </w:r>
            <w:r w:rsidRPr="00E56C2B">
              <w:rPr>
                <w:rFonts w:ascii="Comic Sans MS" w:eastAsia="Times New Roman" w:hAnsi="Comic Sans MS" w:cs="Comic Sans MS"/>
                <w:color w:val="000000"/>
                <w:kern w:val="0"/>
                <w:sz w:val="24"/>
                <w:szCs w:val="24"/>
                <w:bdr w:val="single" w:sz="2" w:space="0" w:color="E5E7EB" w:frame="1"/>
                <w:lang w:eastAsia="vi-VN"/>
                <w14:ligatures w14:val="none"/>
              </w:rPr>
              <w:t>â</w:t>
            </w:r>
            <w:r w:rsidRPr="00E56C2B">
              <w:rPr>
                <w:rFonts w:ascii="Comic Sans MS" w:eastAsia="Times New Roman" w:hAnsi="Comic Sans MS" w:cs="Times New Roman"/>
                <w:color w:val="000000"/>
                <w:kern w:val="0"/>
                <w:sz w:val="24"/>
                <w:szCs w:val="24"/>
                <w:bdr w:val="single" w:sz="2" w:space="0" w:color="E5E7EB" w:frame="1"/>
                <w:lang w:eastAsia="vi-VN"/>
                <w14:ligatures w14:val="none"/>
              </w:rPr>
              <w:t>u th</w:t>
            </w:r>
            <w:r w:rsidRPr="00E56C2B">
              <w:rPr>
                <w:rFonts w:ascii="Cambria" w:eastAsia="Times New Roman" w:hAnsi="Cambria" w:cs="Cambria"/>
                <w:color w:val="000000"/>
                <w:kern w:val="0"/>
                <w:sz w:val="24"/>
                <w:szCs w:val="24"/>
                <w:bdr w:val="single" w:sz="2" w:space="0" w:color="E5E7EB" w:frame="1"/>
                <w:lang w:eastAsia="vi-VN"/>
                <w14:ligatures w14:val="none"/>
              </w:rPr>
              <w:t>ứ</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2, 3 v</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4</w:t>
            </w:r>
          </w:p>
        </w:tc>
      </w:tr>
      <w:tr w:rsidR="00E56C2B" w:rsidRPr="00E56C2B" w14:paraId="15136801" w14:textId="77777777" w:rsidTr="00E56C2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72B957"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lang w:eastAsia="vi-VN"/>
                <w14:ligatures w14:val="none"/>
              </w:rPr>
              <w:t>[...] </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nearly 900 million people</w:t>
            </w:r>
            <w:r w:rsidRPr="00E56C2B">
              <w:rPr>
                <w:rFonts w:ascii="Comic Sans MS" w:eastAsia="Times New Roman" w:hAnsi="Comic Sans MS" w:cs="Times New Roman"/>
                <w:color w:val="000000"/>
                <w:kern w:val="0"/>
                <w:sz w:val="24"/>
                <w:szCs w:val="24"/>
                <w:bdr w:val="single" w:sz="2" w:space="0" w:color="E5E7EB" w:frame="1"/>
                <w:lang w:eastAsia="vi-VN"/>
                <w14:ligatures w14:val="none"/>
              </w:rPr>
              <w:t> [...] </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2.5 billion people</w:t>
            </w:r>
            <w:r w:rsidRPr="00E56C2B">
              <w:rPr>
                <w:rFonts w:ascii="Comic Sans MS" w:eastAsia="Times New Roman" w:hAnsi="Comic Sans MS" w:cs="Times New Roman"/>
                <w:color w:val="000000"/>
                <w:kern w:val="0"/>
                <w:sz w:val="24"/>
                <w:szCs w:val="24"/>
                <w:bdr w:val="single" w:sz="2" w:space="0" w:color="E5E7EB" w:frame="1"/>
                <w:lang w:eastAsia="vi-VN"/>
                <w14:ligatures w14:val="none"/>
              </w:rPr>
              <w:t> [...] </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3.3 million people</w:t>
            </w:r>
          </w:p>
          <w:p w14:paraId="2B3D3D89"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lang w:eastAsia="vi-VN"/>
                <w14:ligatures w14:val="none"/>
              </w:rPr>
              <w:t>In developed parts of the world, people turn on a tap and out pours abundant, clean water. Yet </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nearly 900 million people</w:t>
            </w:r>
            <w:r w:rsidRPr="00E56C2B">
              <w:rPr>
                <w:rFonts w:ascii="Comic Sans MS" w:eastAsia="Times New Roman" w:hAnsi="Comic Sans MS" w:cs="Times New Roman"/>
                <w:color w:val="000000"/>
                <w:kern w:val="0"/>
                <w:sz w:val="24"/>
                <w:szCs w:val="24"/>
                <w:bdr w:val="single" w:sz="2" w:space="0" w:color="E5E7EB" w:frame="1"/>
                <w:lang w:eastAsia="vi-VN"/>
                <w14:ligatures w14:val="none"/>
              </w:rPr>
              <w:t> in the world have no access to clean water. Furthermore, </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2.5 billion people</w:t>
            </w:r>
            <w:r w:rsidRPr="00E56C2B">
              <w:rPr>
                <w:rFonts w:ascii="Comic Sans MS" w:eastAsia="Times New Roman" w:hAnsi="Comic Sans MS" w:cs="Times New Roman"/>
                <w:color w:val="000000"/>
                <w:kern w:val="0"/>
                <w:sz w:val="24"/>
                <w:szCs w:val="24"/>
                <w:bdr w:val="single" w:sz="2" w:space="0" w:color="E5E7EB" w:frame="1"/>
                <w:lang w:eastAsia="vi-VN"/>
                <w14:ligatures w14:val="none"/>
              </w:rPr>
              <w:t> have no safe way to get rid of human waste. Polluted water and lack of proper hygiene cause disease and kill </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3.3 million</w:t>
            </w:r>
            <w:r w:rsidRPr="00E56C2B">
              <w:rPr>
                <w:rFonts w:ascii="Comic Sans MS" w:eastAsia="Times New Roman" w:hAnsi="Comic Sans MS" w:cs="Times New Roman"/>
                <w:color w:val="000000"/>
                <w:kern w:val="0"/>
                <w:sz w:val="24"/>
                <w:szCs w:val="24"/>
                <w:bdr w:val="single" w:sz="2" w:space="0" w:color="E5E7EB" w:frame="1"/>
                <w:lang w:eastAsia="vi-VN"/>
                <w14:ligatures w14:val="none"/>
              </w:rPr>
              <w:t> people around the world annually, most of them children. In southern Ethiopia and in northern Kenya, a lack of rain over the past few years has made even dirty water hard to find. But soon, for the first time, things are going to change.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6E7F38"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ambria" w:eastAsia="Times New Roman" w:hAnsi="Cambria" w:cs="Cambria"/>
                <w:color w:val="000000"/>
                <w:kern w:val="0"/>
                <w:sz w:val="24"/>
                <w:szCs w:val="24"/>
                <w:bdr w:val="single" w:sz="2" w:space="0" w:color="E5E7EB" w:frame="1"/>
                <w:lang w:eastAsia="vi-VN"/>
                <w14:ligatures w14:val="none"/>
              </w:rPr>
              <w:t>Ở</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E56C2B">
              <w:rPr>
                <w:rFonts w:ascii="Cambria" w:eastAsia="Times New Roman" w:hAnsi="Cambria" w:cs="Cambria"/>
                <w:color w:val="000000"/>
                <w:kern w:val="0"/>
                <w:sz w:val="24"/>
                <w:szCs w:val="24"/>
                <w:bdr w:val="single" w:sz="2" w:space="0" w:color="E5E7EB" w:frame="1"/>
                <w:lang w:eastAsia="vi-VN"/>
                <w14:ligatures w14:val="none"/>
              </w:rPr>
              <w:t>ộ</w:t>
            </w:r>
            <w:r w:rsidRPr="00E56C2B">
              <w:rPr>
                <w:rFonts w:ascii="Comic Sans MS" w:eastAsia="Times New Roman" w:hAnsi="Comic Sans MS" w:cs="Times New Roman"/>
                <w:color w:val="000000"/>
                <w:kern w:val="0"/>
                <w:sz w:val="24"/>
                <w:szCs w:val="24"/>
                <w:bdr w:val="single" w:sz="2" w:space="0" w:color="E5E7EB" w:frame="1"/>
                <w:lang w:eastAsia="vi-VN"/>
                <w14:ligatures w14:val="none"/>
              </w:rPr>
              <w:t>t s</w:t>
            </w:r>
            <w:r w:rsidRPr="00E56C2B">
              <w:rPr>
                <w:rFonts w:ascii="Cambria" w:eastAsia="Times New Roman" w:hAnsi="Cambria" w:cs="Cambria"/>
                <w:color w:val="000000"/>
                <w:kern w:val="0"/>
                <w:sz w:val="24"/>
                <w:szCs w:val="24"/>
                <w:bdr w:val="single" w:sz="2" w:space="0" w:color="E5E7EB" w:frame="1"/>
                <w:lang w:eastAsia="vi-VN"/>
                <w14:ligatures w14:val="none"/>
              </w:rPr>
              <w:t>ố</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n</w:t>
            </w:r>
            <w:r w:rsidRPr="00E56C2B">
              <w:rPr>
                <w:rFonts w:ascii="Cambria" w:eastAsia="Times New Roman" w:hAnsi="Cambria" w:cs="Cambria"/>
                <w:color w:val="000000"/>
                <w:kern w:val="0"/>
                <w:sz w:val="24"/>
                <w:szCs w:val="24"/>
                <w:bdr w:val="single" w:sz="2" w:space="0" w:color="E5E7EB" w:frame="1"/>
                <w:lang w:eastAsia="vi-VN"/>
                <w14:ligatures w14:val="none"/>
              </w:rPr>
              <w:t>ơ</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ph</w:t>
            </w:r>
            <w:r w:rsidRPr="00E56C2B">
              <w:rPr>
                <w:rFonts w:ascii="Comic Sans MS" w:eastAsia="Times New Roman" w:hAnsi="Comic Sans MS" w:cs="Comic Sans MS"/>
                <w:color w:val="000000"/>
                <w:kern w:val="0"/>
                <w:sz w:val="24"/>
                <w:szCs w:val="24"/>
                <w:bdr w:val="single" w:sz="2" w:space="0" w:color="E5E7EB" w:frame="1"/>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lang w:eastAsia="vi-VN"/>
                <w14:ligatures w14:val="none"/>
              </w:rPr>
              <w:t>t tri</w:t>
            </w:r>
            <w:r w:rsidRPr="00E56C2B">
              <w:rPr>
                <w:rFonts w:ascii="Cambria" w:eastAsia="Times New Roman" w:hAnsi="Cambria" w:cs="Cambria"/>
                <w:color w:val="000000"/>
                <w:kern w:val="0"/>
                <w:sz w:val="24"/>
                <w:szCs w:val="24"/>
                <w:bdr w:val="single" w:sz="2" w:space="0" w:color="E5E7EB" w:frame="1"/>
                <w:lang w:eastAsia="vi-VN"/>
                <w14:ligatures w14:val="none"/>
              </w:rPr>
              <w:t>ể</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tr</w:t>
            </w:r>
            <w:r w:rsidRPr="00E56C2B">
              <w:rPr>
                <w:rFonts w:ascii="Comic Sans MS" w:eastAsia="Times New Roman" w:hAnsi="Comic Sans MS" w:cs="Comic Sans MS"/>
                <w:color w:val="000000"/>
                <w:kern w:val="0"/>
                <w:sz w:val="24"/>
                <w:szCs w:val="24"/>
                <w:bdr w:val="single" w:sz="2" w:space="0" w:color="E5E7EB" w:frame="1"/>
                <w:lang w:eastAsia="vi-VN"/>
                <w14:ligatures w14:val="none"/>
              </w:rPr>
              <w:t>ê</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th</w:t>
            </w:r>
            <w:r w:rsidRPr="00E56C2B">
              <w:rPr>
                <w:rFonts w:ascii="Cambria" w:eastAsia="Times New Roman" w:hAnsi="Cambria" w:cs="Cambria"/>
                <w:color w:val="000000"/>
                <w:kern w:val="0"/>
                <w:sz w:val="24"/>
                <w:szCs w:val="24"/>
                <w:bdr w:val="single" w:sz="2" w:space="0" w:color="E5E7EB" w:frame="1"/>
                <w:lang w:eastAsia="vi-VN"/>
                <w14:ligatures w14:val="none"/>
              </w:rPr>
              <w:t>ế</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gi</w:t>
            </w:r>
            <w:r w:rsidRPr="00E56C2B">
              <w:rPr>
                <w:rFonts w:ascii="Cambria" w:eastAsia="Times New Roman" w:hAnsi="Cambria" w:cs="Cambria"/>
                <w:color w:val="000000"/>
                <w:kern w:val="0"/>
                <w:sz w:val="24"/>
                <w:szCs w:val="24"/>
                <w:bdr w:val="single" w:sz="2" w:space="0" w:color="E5E7EB" w:frame="1"/>
                <w:lang w:eastAsia="vi-VN"/>
                <w14:ligatures w14:val="none"/>
              </w:rPr>
              <w:t>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m</w:t>
            </w:r>
            <w:r w:rsidRPr="00E56C2B">
              <w:rPr>
                <w:rFonts w:ascii="Cambria" w:eastAsia="Times New Roman" w:hAnsi="Cambria" w:cs="Cambria"/>
                <w:color w:val="000000"/>
                <w:kern w:val="0"/>
                <w:sz w:val="24"/>
                <w:szCs w:val="24"/>
                <w:bdr w:val="single" w:sz="2" w:space="0" w:color="E5E7EB" w:frame="1"/>
                <w:lang w:eastAsia="vi-VN"/>
                <w14:ligatures w14:val="none"/>
              </w:rPr>
              <w:t>ọ</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ng</w:t>
            </w:r>
            <w:r w:rsidRPr="00E56C2B">
              <w:rPr>
                <w:rFonts w:ascii="Cambria" w:eastAsia="Times New Roman" w:hAnsi="Cambria" w:cs="Cambria"/>
                <w:color w:val="000000"/>
                <w:kern w:val="0"/>
                <w:sz w:val="24"/>
                <w:szCs w:val="24"/>
                <w:bdr w:val="single" w:sz="2" w:space="0" w:color="E5E7EB" w:frame="1"/>
                <w:lang w:eastAsia="vi-VN"/>
                <w14:ligatures w14:val="none"/>
              </w:rPr>
              <w:t>ườ</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ch</w:t>
            </w:r>
            <w:r w:rsidRPr="00E56C2B">
              <w:rPr>
                <w:rFonts w:ascii="Cambria" w:eastAsia="Times New Roman" w:hAnsi="Cambria" w:cs="Cambria"/>
                <w:color w:val="000000"/>
                <w:kern w:val="0"/>
                <w:sz w:val="24"/>
                <w:szCs w:val="24"/>
                <w:bdr w:val="single" w:sz="2" w:space="0" w:color="E5E7EB" w:frame="1"/>
                <w:lang w:eastAsia="vi-VN"/>
                <w14:ligatures w14:val="none"/>
              </w:rPr>
              <w:t>ỉ</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E56C2B">
              <w:rPr>
                <w:rFonts w:ascii="Cambria" w:eastAsia="Times New Roman" w:hAnsi="Cambria" w:cs="Cambria"/>
                <w:color w:val="000000"/>
                <w:kern w:val="0"/>
                <w:sz w:val="24"/>
                <w:szCs w:val="24"/>
                <w:bdr w:val="single" w:sz="2" w:space="0" w:color="E5E7EB" w:frame="1"/>
                <w:lang w:eastAsia="vi-VN"/>
                <w14:ligatures w14:val="none"/>
              </w:rPr>
              <w:t>ầ</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g</w:t>
            </w:r>
            <w:r w:rsidRPr="00E56C2B">
              <w:rPr>
                <w:rFonts w:ascii="Cambria" w:eastAsia="Times New Roman" w:hAnsi="Cambria" w:cs="Cambria"/>
                <w:color w:val="000000"/>
                <w:kern w:val="0"/>
                <w:sz w:val="24"/>
                <w:szCs w:val="24"/>
                <w:bdr w:val="single" w:sz="2" w:space="0" w:color="E5E7EB" w:frame="1"/>
                <w:lang w:eastAsia="vi-VN"/>
                <w14:ligatures w14:val="none"/>
              </w:rPr>
              <w:t>ạ</w:t>
            </w:r>
            <w:r w:rsidRPr="00E56C2B">
              <w:rPr>
                <w:rFonts w:ascii="Comic Sans MS" w:eastAsia="Times New Roman" w:hAnsi="Comic Sans MS" w:cs="Times New Roman"/>
                <w:color w:val="000000"/>
                <w:kern w:val="0"/>
                <w:sz w:val="24"/>
                <w:szCs w:val="24"/>
                <w:bdr w:val="single" w:sz="2" w:space="0" w:color="E5E7EB" w:frame="1"/>
                <w:lang w:eastAsia="vi-VN"/>
                <w14:ligatures w14:val="none"/>
              </w:rPr>
              <w:t>t c</w:t>
            </w:r>
            <w:r w:rsidRPr="00E56C2B">
              <w:rPr>
                <w:rFonts w:ascii="Comic Sans MS" w:eastAsia="Times New Roman" w:hAnsi="Comic Sans MS" w:cs="Comic Sans MS"/>
                <w:color w:val="000000"/>
                <w:kern w:val="0"/>
                <w:sz w:val="24"/>
                <w:szCs w:val="24"/>
                <w:bdr w:val="single" w:sz="2" w:space="0" w:color="E5E7EB" w:frame="1"/>
                <w:lang w:eastAsia="vi-VN"/>
                <w14:ligatures w14:val="none"/>
              </w:rPr>
              <w:t>ô</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t</w:t>
            </w:r>
            <w:r w:rsidRPr="00E56C2B">
              <w:rPr>
                <w:rFonts w:ascii="Cambria" w:eastAsia="Times New Roman" w:hAnsi="Cambria" w:cs="Cambria"/>
                <w:color w:val="000000"/>
                <w:kern w:val="0"/>
                <w:sz w:val="24"/>
                <w:szCs w:val="24"/>
                <w:bdr w:val="single" w:sz="2" w:space="0" w:color="E5E7EB" w:frame="1"/>
                <w:lang w:eastAsia="vi-VN"/>
                <w14:ligatures w14:val="none"/>
              </w:rPr>
              <w:t>ắ</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n</w:t>
            </w:r>
            <w:r w:rsidRPr="00E56C2B">
              <w:rPr>
                <w:rFonts w:ascii="Cambria" w:eastAsia="Times New Roman" w:hAnsi="Cambria" w:cs="Cambria"/>
                <w:color w:val="000000"/>
                <w:kern w:val="0"/>
                <w:sz w:val="24"/>
                <w:szCs w:val="24"/>
                <w:bdr w:val="single" w:sz="2" w:space="0" w:color="E5E7EB" w:frame="1"/>
                <w:lang w:eastAsia="vi-VN"/>
                <w14:ligatures w14:val="none"/>
              </w:rPr>
              <w:t>ướ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m</w:t>
            </w:r>
            <w:r w:rsidRPr="00E56C2B">
              <w:rPr>
                <w:rFonts w:ascii="Comic Sans MS" w:eastAsia="Times New Roman" w:hAnsi="Comic Sans MS" w:cs="Comic Sans MS"/>
                <w:color w:val="000000"/>
                <w:kern w:val="0"/>
                <w:sz w:val="24"/>
                <w:szCs w:val="24"/>
                <w:bdr w:val="single" w:sz="2" w:space="0" w:color="E5E7EB" w:frame="1"/>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lang w:eastAsia="vi-VN"/>
                <w14:ligatures w14:val="none"/>
              </w:rPr>
              <w:t>y, l</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trào ra n</w:t>
            </w:r>
            <w:r w:rsidRPr="00E56C2B">
              <w:rPr>
                <w:rFonts w:ascii="Cambria" w:eastAsia="Times New Roman" w:hAnsi="Cambria" w:cs="Cambria"/>
                <w:color w:val="000000"/>
                <w:kern w:val="0"/>
                <w:sz w:val="24"/>
                <w:szCs w:val="24"/>
                <w:bdr w:val="single" w:sz="2" w:space="0" w:color="E5E7EB" w:frame="1"/>
                <w:lang w:eastAsia="vi-VN"/>
                <w14:ligatures w14:val="none"/>
              </w:rPr>
              <w:t>ướ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s</w:t>
            </w:r>
            <w:r w:rsidRPr="00E56C2B">
              <w:rPr>
                <w:rFonts w:ascii="Cambria" w:eastAsia="Times New Roman" w:hAnsi="Cambria" w:cs="Cambria"/>
                <w:color w:val="000000"/>
                <w:kern w:val="0"/>
                <w:sz w:val="24"/>
                <w:szCs w:val="24"/>
                <w:bdr w:val="single" w:sz="2" w:space="0" w:color="E5E7EB" w:frame="1"/>
                <w:lang w:eastAsia="vi-VN"/>
                <w14:ligatures w14:val="none"/>
              </w:rPr>
              <w:t>ạ</w:t>
            </w:r>
            <w:r w:rsidRPr="00E56C2B">
              <w:rPr>
                <w:rFonts w:ascii="Comic Sans MS" w:eastAsia="Times New Roman" w:hAnsi="Comic Sans MS" w:cs="Times New Roman"/>
                <w:color w:val="000000"/>
                <w:kern w:val="0"/>
                <w:sz w:val="24"/>
                <w:szCs w:val="24"/>
                <w:bdr w:val="single" w:sz="2" w:space="0" w:color="E5E7EB" w:frame="1"/>
                <w:lang w:eastAsia="vi-VN"/>
                <w14:ligatures w14:val="none"/>
              </w:rPr>
              <w:t>ch v</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nhi</w:t>
            </w:r>
            <w:r w:rsidRPr="00E56C2B">
              <w:rPr>
                <w:rFonts w:ascii="Cambria" w:eastAsia="Times New Roman" w:hAnsi="Cambria" w:cs="Cambria"/>
                <w:color w:val="000000"/>
                <w:kern w:val="0"/>
                <w:sz w:val="24"/>
                <w:szCs w:val="24"/>
                <w:bdr w:val="single" w:sz="2" w:space="0" w:color="E5E7EB" w:frame="1"/>
                <w:lang w:eastAsia="vi-VN"/>
                <w14:ligatures w14:val="none"/>
              </w:rPr>
              <w:t>ề</w:t>
            </w:r>
            <w:r w:rsidRPr="00E56C2B">
              <w:rPr>
                <w:rFonts w:ascii="Comic Sans MS" w:eastAsia="Times New Roman" w:hAnsi="Comic Sans MS" w:cs="Times New Roman"/>
                <w:color w:val="000000"/>
                <w:kern w:val="0"/>
                <w:sz w:val="24"/>
                <w:szCs w:val="24"/>
                <w:bdr w:val="single" w:sz="2" w:space="0" w:color="E5E7EB" w:frame="1"/>
                <w:lang w:eastAsia="vi-VN"/>
                <w14:ligatures w14:val="none"/>
              </w:rPr>
              <w:t>u. Th</w:t>
            </w:r>
            <w:r w:rsidRPr="00E56C2B">
              <w:rPr>
                <w:rFonts w:ascii="Cambria" w:eastAsia="Times New Roman" w:hAnsi="Cambria" w:cs="Cambria"/>
                <w:color w:val="000000"/>
                <w:kern w:val="0"/>
                <w:sz w:val="24"/>
                <w:szCs w:val="24"/>
                <w:bdr w:val="single" w:sz="2" w:space="0" w:color="E5E7EB" w:frame="1"/>
                <w:lang w:eastAsia="vi-VN"/>
                <w14:ligatures w14:val="none"/>
              </w:rPr>
              <w:t>ế</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nh</w:t>
            </w:r>
            <w:r w:rsidRPr="00E56C2B">
              <w:rPr>
                <w:rFonts w:ascii="Cambria" w:eastAsia="Times New Roman" w:hAnsi="Cambria" w:cs="Cambria"/>
                <w:color w:val="000000"/>
                <w:kern w:val="0"/>
                <w:sz w:val="24"/>
                <w:szCs w:val="24"/>
                <w:bdr w:val="single" w:sz="2" w:space="0" w:color="E5E7EB" w:frame="1"/>
                <w:lang w:eastAsia="vi-VN"/>
                <w14:ligatures w14:val="none"/>
              </w:rPr>
              <w:t>ư</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g</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ầ</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 900 tri</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ệ</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u ng</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ườ</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i</w:t>
            </w:r>
            <w:r w:rsidRPr="00E56C2B">
              <w:rPr>
                <w:rFonts w:ascii="Comic Sans MS" w:eastAsia="Times New Roman" w:hAnsi="Comic Sans MS" w:cs="Times New Roman"/>
                <w:color w:val="000000"/>
                <w:kern w:val="0"/>
                <w:sz w:val="24"/>
                <w:szCs w:val="24"/>
                <w:bdr w:val="single" w:sz="2" w:space="0" w:color="E5E7EB" w:frame="1"/>
                <w:lang w:eastAsia="vi-VN"/>
                <w14:ligatures w14:val="none"/>
              </w:rPr>
              <w:t> trên th</w:t>
            </w:r>
            <w:r w:rsidRPr="00E56C2B">
              <w:rPr>
                <w:rFonts w:ascii="Cambria" w:eastAsia="Times New Roman" w:hAnsi="Cambria" w:cs="Cambria"/>
                <w:color w:val="000000"/>
                <w:kern w:val="0"/>
                <w:sz w:val="24"/>
                <w:szCs w:val="24"/>
                <w:bdr w:val="single" w:sz="2" w:space="0" w:color="E5E7EB" w:frame="1"/>
                <w:lang w:eastAsia="vi-VN"/>
                <w14:ligatures w14:val="none"/>
              </w:rPr>
              <w:t>ế</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gi</w:t>
            </w:r>
            <w:r w:rsidRPr="00E56C2B">
              <w:rPr>
                <w:rFonts w:ascii="Cambria" w:eastAsia="Times New Roman" w:hAnsi="Cambria" w:cs="Cambria"/>
                <w:color w:val="000000"/>
                <w:kern w:val="0"/>
                <w:sz w:val="24"/>
                <w:szCs w:val="24"/>
                <w:bdr w:val="single" w:sz="2" w:space="0" w:color="E5E7EB" w:frame="1"/>
                <w:lang w:eastAsia="vi-VN"/>
                <w14:ligatures w14:val="none"/>
              </w:rPr>
              <w:t>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kh</w:t>
            </w:r>
            <w:r w:rsidRPr="00E56C2B">
              <w:rPr>
                <w:rFonts w:ascii="Comic Sans MS" w:eastAsia="Times New Roman" w:hAnsi="Comic Sans MS" w:cs="Comic Sans MS"/>
                <w:color w:val="000000"/>
                <w:kern w:val="0"/>
                <w:sz w:val="24"/>
                <w:szCs w:val="24"/>
                <w:bdr w:val="single" w:sz="2" w:space="0" w:color="E5E7EB" w:frame="1"/>
                <w:lang w:eastAsia="vi-VN"/>
                <w14:ligatures w14:val="none"/>
              </w:rPr>
              <w:t>ô</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ượ</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ti</w:t>
            </w:r>
            <w:r w:rsidRPr="00E56C2B">
              <w:rPr>
                <w:rFonts w:ascii="Cambria" w:eastAsia="Times New Roman" w:hAnsi="Cambria" w:cs="Cambria"/>
                <w:color w:val="000000"/>
                <w:kern w:val="0"/>
                <w:sz w:val="24"/>
                <w:szCs w:val="24"/>
                <w:bdr w:val="single" w:sz="2" w:space="0" w:color="E5E7EB" w:frame="1"/>
                <w:lang w:eastAsia="vi-VN"/>
                <w14:ligatures w14:val="none"/>
              </w:rPr>
              <w:t>ế</w:t>
            </w:r>
            <w:r w:rsidRPr="00E56C2B">
              <w:rPr>
                <w:rFonts w:ascii="Comic Sans MS" w:eastAsia="Times New Roman" w:hAnsi="Comic Sans MS" w:cs="Times New Roman"/>
                <w:color w:val="000000"/>
                <w:kern w:val="0"/>
                <w:sz w:val="24"/>
                <w:szCs w:val="24"/>
                <w:bdr w:val="single" w:sz="2" w:space="0" w:color="E5E7EB" w:frame="1"/>
                <w:lang w:eastAsia="vi-VN"/>
                <w14:ligatures w14:val="none"/>
              </w:rPr>
              <w:t>p c</w:t>
            </w:r>
            <w:r w:rsidRPr="00E56C2B">
              <w:rPr>
                <w:rFonts w:ascii="Cambria" w:eastAsia="Times New Roman" w:hAnsi="Cambria" w:cs="Cambria"/>
                <w:color w:val="000000"/>
                <w:kern w:val="0"/>
                <w:sz w:val="24"/>
                <w:szCs w:val="24"/>
                <w:bdr w:val="single" w:sz="2" w:space="0" w:color="E5E7EB" w:frame="1"/>
                <w:lang w:eastAsia="vi-VN"/>
                <w14:ligatures w14:val="none"/>
              </w:rPr>
              <w:t>ậ</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n</w:t>
            </w:r>
            <w:r w:rsidRPr="00E56C2B">
              <w:rPr>
                <w:rFonts w:ascii="Cambria" w:eastAsia="Times New Roman" w:hAnsi="Cambria" w:cs="Cambria"/>
                <w:color w:val="000000"/>
                <w:kern w:val="0"/>
                <w:sz w:val="24"/>
                <w:szCs w:val="24"/>
                <w:bdr w:val="single" w:sz="2" w:space="0" w:color="E5E7EB" w:frame="1"/>
                <w:lang w:eastAsia="vi-VN"/>
                <w14:ligatures w14:val="none"/>
              </w:rPr>
              <w:t>ướ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s</w:t>
            </w:r>
            <w:r w:rsidRPr="00E56C2B">
              <w:rPr>
                <w:rFonts w:ascii="Cambria" w:eastAsia="Times New Roman" w:hAnsi="Cambria" w:cs="Cambria"/>
                <w:color w:val="000000"/>
                <w:kern w:val="0"/>
                <w:sz w:val="24"/>
                <w:szCs w:val="24"/>
                <w:bdr w:val="single" w:sz="2" w:space="0" w:color="E5E7EB" w:frame="1"/>
                <w:lang w:eastAsia="vi-VN"/>
                <w14:ligatures w14:val="none"/>
              </w:rPr>
              <w:t>ạ</w:t>
            </w:r>
            <w:r w:rsidRPr="00E56C2B">
              <w:rPr>
                <w:rFonts w:ascii="Comic Sans MS" w:eastAsia="Times New Roman" w:hAnsi="Comic Sans MS" w:cs="Times New Roman"/>
                <w:color w:val="000000"/>
                <w:kern w:val="0"/>
                <w:sz w:val="24"/>
                <w:szCs w:val="24"/>
                <w:bdr w:val="single" w:sz="2" w:space="0" w:color="E5E7EB" w:frame="1"/>
                <w:lang w:eastAsia="vi-VN"/>
                <w14:ligatures w14:val="none"/>
              </w:rPr>
              <w:t>ch. H</w:t>
            </w:r>
            <w:r w:rsidRPr="00E56C2B">
              <w:rPr>
                <w:rFonts w:ascii="Cambria" w:eastAsia="Times New Roman" w:hAnsi="Cambria" w:cs="Cambria"/>
                <w:color w:val="000000"/>
                <w:kern w:val="0"/>
                <w:sz w:val="24"/>
                <w:szCs w:val="24"/>
                <w:bdr w:val="single" w:sz="2" w:space="0" w:color="E5E7EB" w:frame="1"/>
                <w:lang w:eastAsia="vi-VN"/>
                <w14:ligatures w14:val="none"/>
              </w:rPr>
              <w:t>ơ</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n</w:t>
            </w:r>
            <w:r w:rsidRPr="00E56C2B">
              <w:rPr>
                <w:rFonts w:ascii="Cambria" w:eastAsia="Times New Roman" w:hAnsi="Cambria" w:cs="Cambria"/>
                <w:color w:val="000000"/>
                <w:kern w:val="0"/>
                <w:sz w:val="24"/>
                <w:szCs w:val="24"/>
                <w:bdr w:val="single" w:sz="2" w:space="0" w:color="E5E7EB" w:frame="1"/>
                <w:lang w:eastAsia="vi-VN"/>
                <w14:ligatures w14:val="none"/>
              </w:rPr>
              <w:t>ữ</w:t>
            </w:r>
            <w:r w:rsidRPr="00E56C2B">
              <w:rPr>
                <w:rFonts w:ascii="Comic Sans MS" w:eastAsia="Times New Roman" w:hAnsi="Comic Sans MS" w:cs="Times New Roman"/>
                <w:color w:val="000000"/>
                <w:kern w:val="0"/>
                <w:sz w:val="24"/>
                <w:szCs w:val="24"/>
                <w:bdr w:val="single" w:sz="2" w:space="0" w:color="E5E7EB" w:frame="1"/>
                <w:lang w:eastAsia="vi-VN"/>
                <w14:ligatures w14:val="none"/>
              </w:rPr>
              <w:t>a, </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2.5 t</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ỉ</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ng</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ườ</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không có cách an toàn đ</w:t>
            </w:r>
            <w:r w:rsidRPr="00E56C2B">
              <w:rPr>
                <w:rFonts w:ascii="Cambria" w:eastAsia="Times New Roman" w:hAnsi="Cambria" w:cs="Cambria"/>
                <w:color w:val="000000"/>
                <w:kern w:val="0"/>
                <w:sz w:val="24"/>
                <w:szCs w:val="24"/>
                <w:bdr w:val="single" w:sz="2" w:space="0" w:color="E5E7EB" w:frame="1"/>
                <w:lang w:eastAsia="vi-VN"/>
                <w14:ligatures w14:val="none"/>
              </w:rPr>
              <w:t>ể</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lo</w:t>
            </w:r>
            <w:r w:rsidRPr="00E56C2B">
              <w:rPr>
                <w:rFonts w:ascii="Cambria" w:eastAsia="Times New Roman" w:hAnsi="Cambria" w:cs="Cambria"/>
                <w:color w:val="000000"/>
                <w:kern w:val="0"/>
                <w:sz w:val="24"/>
                <w:szCs w:val="24"/>
                <w:bdr w:val="single" w:sz="2" w:space="0" w:color="E5E7EB" w:frame="1"/>
                <w:lang w:eastAsia="vi-VN"/>
                <w14:ligatures w14:val="none"/>
              </w:rPr>
              <w:t>ạ</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b</w:t>
            </w:r>
            <w:r w:rsidRPr="00E56C2B">
              <w:rPr>
                <w:rFonts w:ascii="Cambria" w:eastAsia="Times New Roman" w:hAnsi="Cambria" w:cs="Cambria"/>
                <w:color w:val="000000"/>
                <w:kern w:val="0"/>
                <w:sz w:val="24"/>
                <w:szCs w:val="24"/>
                <w:bdr w:val="single" w:sz="2" w:space="0" w:color="E5E7EB" w:frame="1"/>
                <w:lang w:eastAsia="vi-VN"/>
                <w14:ligatures w14:val="none"/>
              </w:rPr>
              <w:t>ỏ</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ph</w:t>
            </w:r>
            <w:r w:rsidRPr="00E56C2B">
              <w:rPr>
                <w:rFonts w:ascii="Comic Sans MS" w:eastAsia="Times New Roman" w:hAnsi="Comic Sans MS" w:cs="Comic Sans MS"/>
                <w:color w:val="000000"/>
                <w:kern w:val="0"/>
                <w:sz w:val="24"/>
                <w:szCs w:val="24"/>
                <w:bdr w:val="single" w:sz="2" w:space="0" w:color="E5E7EB" w:frame="1"/>
                <w:lang w:eastAsia="vi-VN"/>
                <w14:ligatures w14:val="none"/>
              </w:rPr>
              <w:t>â</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xanh. N</w:t>
            </w:r>
            <w:r w:rsidRPr="00E56C2B">
              <w:rPr>
                <w:rFonts w:ascii="Cambria" w:eastAsia="Times New Roman" w:hAnsi="Cambria" w:cs="Cambria"/>
                <w:color w:val="000000"/>
                <w:kern w:val="0"/>
                <w:sz w:val="24"/>
                <w:szCs w:val="24"/>
                <w:bdr w:val="single" w:sz="2" w:space="0" w:color="E5E7EB" w:frame="1"/>
                <w:lang w:eastAsia="vi-VN"/>
                <w14:ligatures w14:val="none"/>
              </w:rPr>
              <w:t>ướ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b</w:t>
            </w:r>
            <w:r w:rsidRPr="00E56C2B">
              <w:rPr>
                <w:rFonts w:ascii="Cambria" w:eastAsia="Times New Roman" w:hAnsi="Cambria" w:cs="Cambria"/>
                <w:color w:val="000000"/>
                <w:kern w:val="0"/>
                <w:sz w:val="24"/>
                <w:szCs w:val="24"/>
                <w:bdr w:val="single" w:sz="2" w:space="0" w:color="E5E7EB" w:frame="1"/>
                <w:lang w:eastAsia="vi-VN"/>
                <w14:ligatures w14:val="none"/>
              </w:rPr>
              <w:t>ị</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E56C2B">
              <w:rPr>
                <w:rFonts w:ascii="Comic Sans MS" w:eastAsia="Times New Roman" w:hAnsi="Comic Sans MS" w:cs="Comic Sans MS"/>
                <w:color w:val="000000"/>
                <w:kern w:val="0"/>
                <w:sz w:val="24"/>
                <w:szCs w:val="24"/>
                <w:bdr w:val="single" w:sz="2" w:space="0" w:color="E5E7EB" w:frame="1"/>
                <w:lang w:eastAsia="vi-VN"/>
                <w14:ligatures w14:val="none"/>
              </w:rPr>
              <w:t>ô</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nhi</w:t>
            </w:r>
            <w:r w:rsidRPr="00E56C2B">
              <w:rPr>
                <w:rFonts w:ascii="Cambria" w:eastAsia="Times New Roman" w:hAnsi="Cambria" w:cs="Cambria"/>
                <w:color w:val="000000"/>
                <w:kern w:val="0"/>
                <w:sz w:val="24"/>
                <w:szCs w:val="24"/>
                <w:bdr w:val="single" w:sz="2" w:space="0" w:color="E5E7EB" w:frame="1"/>
                <w:lang w:eastAsia="vi-VN"/>
                <w14:ligatures w14:val="none"/>
              </w:rPr>
              <w:t>ễ</w:t>
            </w:r>
            <w:r w:rsidRPr="00E56C2B">
              <w:rPr>
                <w:rFonts w:ascii="Comic Sans MS" w:eastAsia="Times New Roman" w:hAnsi="Comic Sans MS" w:cs="Times New Roman"/>
                <w:color w:val="000000"/>
                <w:kern w:val="0"/>
                <w:sz w:val="24"/>
                <w:szCs w:val="24"/>
                <w:bdr w:val="single" w:sz="2" w:space="0" w:color="E5E7EB" w:frame="1"/>
                <w:lang w:eastAsia="vi-VN"/>
                <w14:ligatures w14:val="none"/>
              </w:rPr>
              <w:t>m v</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s</w:t>
            </w:r>
            <w:r w:rsidRPr="00E56C2B">
              <w:rPr>
                <w:rFonts w:ascii="Cambria" w:eastAsia="Times New Roman" w:hAnsi="Cambria" w:cs="Cambria"/>
                <w:color w:val="000000"/>
                <w:kern w:val="0"/>
                <w:sz w:val="24"/>
                <w:szCs w:val="24"/>
                <w:bdr w:val="single" w:sz="2" w:space="0" w:color="E5E7EB" w:frame="1"/>
                <w:lang w:eastAsia="vi-VN"/>
                <w14:ligatures w14:val="none"/>
              </w:rPr>
              <w:t>ự</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thi</w:t>
            </w:r>
            <w:r w:rsidRPr="00E56C2B">
              <w:rPr>
                <w:rFonts w:ascii="Cambria" w:eastAsia="Times New Roman" w:hAnsi="Cambria" w:cs="Cambria"/>
                <w:color w:val="000000"/>
                <w:kern w:val="0"/>
                <w:sz w:val="24"/>
                <w:szCs w:val="24"/>
                <w:bdr w:val="single" w:sz="2" w:space="0" w:color="E5E7EB" w:frame="1"/>
                <w:lang w:eastAsia="vi-VN"/>
                <w14:ligatures w14:val="none"/>
              </w:rPr>
              <w:t>ế</w:t>
            </w:r>
            <w:r w:rsidRPr="00E56C2B">
              <w:rPr>
                <w:rFonts w:ascii="Comic Sans MS" w:eastAsia="Times New Roman" w:hAnsi="Comic Sans MS" w:cs="Times New Roman"/>
                <w:color w:val="000000"/>
                <w:kern w:val="0"/>
                <w:sz w:val="24"/>
                <w:szCs w:val="24"/>
                <w:bdr w:val="single" w:sz="2" w:space="0" w:color="E5E7EB" w:frame="1"/>
                <w:lang w:eastAsia="vi-VN"/>
                <w14:ligatures w14:val="none"/>
              </w:rPr>
              <w:t>u v</w:t>
            </w:r>
            <w:r w:rsidRPr="00E56C2B">
              <w:rPr>
                <w:rFonts w:ascii="Cambria" w:eastAsia="Times New Roman" w:hAnsi="Cambria" w:cs="Cambria"/>
                <w:color w:val="000000"/>
                <w:kern w:val="0"/>
                <w:sz w:val="24"/>
                <w:szCs w:val="24"/>
                <w:bdr w:val="single" w:sz="2" w:space="0" w:color="E5E7EB" w:frame="1"/>
                <w:lang w:eastAsia="vi-VN"/>
                <w14:ligatures w14:val="none"/>
              </w:rPr>
              <w:t>ệ</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sinh g</w:t>
            </w:r>
            <w:r w:rsidRPr="00E56C2B">
              <w:rPr>
                <w:rFonts w:ascii="Comic Sans MS" w:eastAsia="Times New Roman" w:hAnsi="Comic Sans MS" w:cs="Comic Sans MS"/>
                <w:color w:val="000000"/>
                <w:kern w:val="0"/>
                <w:sz w:val="24"/>
                <w:szCs w:val="24"/>
                <w:bdr w:val="single" w:sz="2" w:space="0" w:color="E5E7EB" w:frame="1"/>
                <w:lang w:eastAsia="vi-VN"/>
                <w14:ligatures w14:val="none"/>
              </w:rPr>
              <w:t>â</w:t>
            </w:r>
            <w:r w:rsidRPr="00E56C2B">
              <w:rPr>
                <w:rFonts w:ascii="Comic Sans MS" w:eastAsia="Times New Roman" w:hAnsi="Comic Sans MS" w:cs="Times New Roman"/>
                <w:color w:val="000000"/>
                <w:kern w:val="0"/>
                <w:sz w:val="24"/>
                <w:szCs w:val="24"/>
                <w:bdr w:val="single" w:sz="2" w:space="0" w:color="E5E7EB" w:frame="1"/>
                <w:lang w:eastAsia="vi-VN"/>
                <w14:ligatures w14:val="none"/>
              </w:rPr>
              <w:t>y ra b</w:t>
            </w:r>
            <w:r w:rsidRPr="00E56C2B">
              <w:rPr>
                <w:rFonts w:ascii="Cambria" w:eastAsia="Times New Roman" w:hAnsi="Cambria" w:cs="Cambria"/>
                <w:color w:val="000000"/>
                <w:kern w:val="0"/>
                <w:sz w:val="24"/>
                <w:szCs w:val="24"/>
                <w:bdr w:val="single" w:sz="2" w:space="0" w:color="E5E7EB" w:frame="1"/>
                <w:lang w:eastAsia="vi-VN"/>
                <w14:ligatures w14:val="none"/>
              </w:rPr>
              <w:t>ệ</w:t>
            </w:r>
            <w:r w:rsidRPr="00E56C2B">
              <w:rPr>
                <w:rFonts w:ascii="Comic Sans MS" w:eastAsia="Times New Roman" w:hAnsi="Comic Sans MS" w:cs="Times New Roman"/>
                <w:color w:val="000000"/>
                <w:kern w:val="0"/>
                <w:sz w:val="24"/>
                <w:szCs w:val="24"/>
                <w:bdr w:val="single" w:sz="2" w:space="0" w:color="E5E7EB" w:frame="1"/>
                <w:lang w:eastAsia="vi-VN"/>
                <w14:ligatures w14:val="none"/>
              </w:rPr>
              <w:t>nh t</w:t>
            </w:r>
            <w:r w:rsidRPr="00E56C2B">
              <w:rPr>
                <w:rFonts w:ascii="Cambria" w:eastAsia="Times New Roman" w:hAnsi="Cambria" w:cs="Cambria"/>
                <w:color w:val="000000"/>
                <w:kern w:val="0"/>
                <w:sz w:val="24"/>
                <w:szCs w:val="24"/>
                <w:bdr w:val="single" w:sz="2" w:space="0" w:color="E5E7EB" w:frame="1"/>
                <w:lang w:eastAsia="vi-VN"/>
                <w14:ligatures w14:val="none"/>
              </w:rPr>
              <w:t>ậ</w:t>
            </w:r>
            <w:r w:rsidRPr="00E56C2B">
              <w:rPr>
                <w:rFonts w:ascii="Comic Sans MS" w:eastAsia="Times New Roman" w:hAnsi="Comic Sans MS" w:cs="Times New Roman"/>
                <w:color w:val="000000"/>
                <w:kern w:val="0"/>
                <w:sz w:val="24"/>
                <w:szCs w:val="24"/>
                <w:bdr w:val="single" w:sz="2" w:space="0" w:color="E5E7EB" w:frame="1"/>
                <w:lang w:eastAsia="vi-VN"/>
                <w14:ligatures w14:val="none"/>
              </w:rPr>
              <w:t>t v</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gi</w:t>
            </w:r>
            <w:r w:rsidRPr="00E56C2B">
              <w:rPr>
                <w:rFonts w:ascii="Cambria" w:eastAsia="Times New Roman" w:hAnsi="Cambria" w:cs="Cambria"/>
                <w:color w:val="000000"/>
                <w:kern w:val="0"/>
                <w:sz w:val="24"/>
                <w:szCs w:val="24"/>
                <w:bdr w:val="single" w:sz="2" w:space="0" w:color="E5E7EB" w:frame="1"/>
                <w:lang w:eastAsia="vi-VN"/>
                <w14:ligatures w14:val="none"/>
              </w:rPr>
              <w:t>ế</w:t>
            </w:r>
            <w:r w:rsidRPr="00E56C2B">
              <w:rPr>
                <w:rFonts w:ascii="Comic Sans MS" w:eastAsia="Times New Roman" w:hAnsi="Comic Sans MS" w:cs="Times New Roman"/>
                <w:color w:val="000000"/>
                <w:kern w:val="0"/>
                <w:sz w:val="24"/>
                <w:szCs w:val="24"/>
                <w:bdr w:val="single" w:sz="2" w:space="0" w:color="E5E7EB" w:frame="1"/>
                <w:lang w:eastAsia="vi-VN"/>
                <w14:ligatures w14:val="none"/>
              </w:rPr>
              <w:t>t </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3.3 tri</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ệ</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u ng</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ườ</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i </w:t>
            </w:r>
            <w:r w:rsidRPr="00E56C2B">
              <w:rPr>
                <w:rFonts w:ascii="Comic Sans MS" w:eastAsia="Times New Roman" w:hAnsi="Comic Sans MS" w:cs="Times New Roman"/>
                <w:color w:val="000000"/>
                <w:kern w:val="0"/>
                <w:sz w:val="24"/>
                <w:szCs w:val="24"/>
                <w:bdr w:val="single" w:sz="2" w:space="0" w:color="E5E7EB" w:frame="1"/>
                <w:lang w:eastAsia="vi-VN"/>
                <w14:ligatures w14:val="none"/>
              </w:rPr>
              <w:t>trên th</w:t>
            </w:r>
            <w:r w:rsidRPr="00E56C2B">
              <w:rPr>
                <w:rFonts w:ascii="Cambria" w:eastAsia="Times New Roman" w:hAnsi="Cambria" w:cs="Cambria"/>
                <w:color w:val="000000"/>
                <w:kern w:val="0"/>
                <w:sz w:val="24"/>
                <w:szCs w:val="24"/>
                <w:bdr w:val="single" w:sz="2" w:space="0" w:color="E5E7EB" w:frame="1"/>
                <w:lang w:eastAsia="vi-VN"/>
                <w14:ligatures w14:val="none"/>
              </w:rPr>
              <w:t>ế</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gi</w:t>
            </w:r>
            <w:r w:rsidRPr="00E56C2B">
              <w:rPr>
                <w:rFonts w:ascii="Cambria" w:eastAsia="Times New Roman" w:hAnsi="Cambria" w:cs="Cambria"/>
                <w:color w:val="000000"/>
                <w:kern w:val="0"/>
                <w:sz w:val="24"/>
                <w:szCs w:val="24"/>
                <w:bdr w:val="single" w:sz="2" w:space="0" w:color="E5E7EB" w:frame="1"/>
                <w:lang w:eastAsia="vi-VN"/>
                <w14:ligatures w14:val="none"/>
              </w:rPr>
              <w:t>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m</w:t>
            </w:r>
            <w:r w:rsidRPr="00E56C2B">
              <w:rPr>
                <w:rFonts w:ascii="Cambria" w:eastAsia="Times New Roman" w:hAnsi="Cambria" w:cs="Cambria"/>
                <w:color w:val="000000"/>
                <w:kern w:val="0"/>
                <w:sz w:val="24"/>
                <w:szCs w:val="24"/>
                <w:bdr w:val="single" w:sz="2" w:space="0" w:color="E5E7EB" w:frame="1"/>
                <w:lang w:eastAsia="vi-VN"/>
                <w14:ligatures w14:val="none"/>
              </w:rPr>
              <w:t>ỗ</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n</w:t>
            </w:r>
            <w:r w:rsidRPr="00E56C2B">
              <w:rPr>
                <w:rFonts w:ascii="Comic Sans MS" w:eastAsia="Times New Roman" w:hAnsi="Comic Sans MS" w:cs="Comic Sans MS"/>
                <w:color w:val="000000"/>
                <w:kern w:val="0"/>
                <w:sz w:val="24"/>
                <w:szCs w:val="24"/>
                <w:bdr w:val="single" w:sz="2" w:space="0" w:color="E5E7EB" w:frame="1"/>
                <w:lang w:eastAsia="vi-VN"/>
                <w14:ligatures w14:val="none"/>
              </w:rPr>
              <w:t>ă</w:t>
            </w:r>
            <w:r w:rsidRPr="00E56C2B">
              <w:rPr>
                <w:rFonts w:ascii="Comic Sans MS" w:eastAsia="Times New Roman" w:hAnsi="Comic Sans MS" w:cs="Times New Roman"/>
                <w:color w:val="000000"/>
                <w:kern w:val="0"/>
                <w:sz w:val="24"/>
                <w:szCs w:val="24"/>
                <w:bdr w:val="single" w:sz="2" w:space="0" w:color="E5E7EB" w:frame="1"/>
                <w:lang w:eastAsia="vi-VN"/>
                <w14:ligatures w14:val="none"/>
              </w:rPr>
              <w:t>m, h</w:t>
            </w:r>
            <w:r w:rsidRPr="00E56C2B">
              <w:rPr>
                <w:rFonts w:ascii="Cambria" w:eastAsia="Times New Roman" w:hAnsi="Cambria" w:cs="Cambria"/>
                <w:color w:val="000000"/>
                <w:kern w:val="0"/>
                <w:sz w:val="24"/>
                <w:szCs w:val="24"/>
                <w:bdr w:val="single" w:sz="2" w:space="0" w:color="E5E7EB" w:frame="1"/>
                <w:lang w:eastAsia="vi-VN"/>
                <w14:ligatures w14:val="none"/>
              </w:rPr>
              <w:t>ầ</w:t>
            </w:r>
            <w:r w:rsidRPr="00E56C2B">
              <w:rPr>
                <w:rFonts w:ascii="Comic Sans MS" w:eastAsia="Times New Roman" w:hAnsi="Comic Sans MS" w:cs="Times New Roman"/>
                <w:color w:val="000000"/>
                <w:kern w:val="0"/>
                <w:sz w:val="24"/>
                <w:szCs w:val="24"/>
                <w:bdr w:val="single" w:sz="2" w:space="0" w:color="E5E7EB" w:frame="1"/>
                <w:lang w:eastAsia="vi-VN"/>
                <w14:ligatures w14:val="none"/>
              </w:rPr>
              <w:t>u h</w:t>
            </w:r>
            <w:r w:rsidRPr="00E56C2B">
              <w:rPr>
                <w:rFonts w:ascii="Cambria" w:eastAsia="Times New Roman" w:hAnsi="Cambria" w:cs="Cambria"/>
                <w:color w:val="000000"/>
                <w:kern w:val="0"/>
                <w:sz w:val="24"/>
                <w:szCs w:val="24"/>
                <w:bdr w:val="single" w:sz="2" w:space="0" w:color="E5E7EB" w:frame="1"/>
                <w:lang w:eastAsia="vi-VN"/>
                <w14:ligatures w14:val="none"/>
              </w:rPr>
              <w:t>ế</w:t>
            </w:r>
            <w:r w:rsidRPr="00E56C2B">
              <w:rPr>
                <w:rFonts w:ascii="Comic Sans MS" w:eastAsia="Times New Roman" w:hAnsi="Comic Sans MS" w:cs="Times New Roman"/>
                <w:color w:val="000000"/>
                <w:kern w:val="0"/>
                <w:sz w:val="24"/>
                <w:szCs w:val="24"/>
                <w:bdr w:val="single" w:sz="2" w:space="0" w:color="E5E7EB" w:frame="1"/>
                <w:lang w:eastAsia="vi-VN"/>
                <w14:ligatures w14:val="none"/>
              </w:rPr>
              <w:t>t l</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E56C2B">
              <w:rPr>
                <w:rFonts w:ascii="Cambria" w:eastAsia="Times New Roman" w:hAnsi="Cambria" w:cs="Cambria"/>
                <w:color w:val="000000"/>
                <w:kern w:val="0"/>
                <w:sz w:val="24"/>
                <w:szCs w:val="24"/>
                <w:bdr w:val="single" w:sz="2" w:space="0" w:color="E5E7EB" w:frame="1"/>
                <w:lang w:eastAsia="vi-VN"/>
                <w14:ligatures w14:val="none"/>
              </w:rPr>
              <w:t>ẻ</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em. </w:t>
            </w:r>
            <w:r w:rsidRPr="00E56C2B">
              <w:rPr>
                <w:rFonts w:ascii="Cambria" w:eastAsia="Times New Roman" w:hAnsi="Cambria" w:cs="Cambria"/>
                <w:color w:val="000000"/>
                <w:kern w:val="0"/>
                <w:sz w:val="24"/>
                <w:szCs w:val="24"/>
                <w:bdr w:val="single" w:sz="2" w:space="0" w:color="E5E7EB" w:frame="1"/>
                <w:lang w:eastAsia="vi-VN"/>
                <w14:ligatures w14:val="none"/>
              </w:rPr>
              <w:t>Ở</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ph</w:t>
            </w:r>
            <w:r w:rsidRPr="00E56C2B">
              <w:rPr>
                <w:rFonts w:ascii="Comic Sans MS" w:eastAsia="Times New Roman" w:hAnsi="Comic Sans MS" w:cs="Comic Sans MS"/>
                <w:color w:val="000000"/>
                <w:kern w:val="0"/>
                <w:sz w:val="24"/>
                <w:szCs w:val="24"/>
                <w:bdr w:val="single" w:sz="2" w:space="0" w:color="E5E7EB" w:frame="1"/>
                <w:lang w:eastAsia="vi-VN"/>
                <w14:ligatures w14:val="none"/>
              </w:rPr>
              <w:t>í</w:t>
            </w:r>
            <w:r w:rsidRPr="00E56C2B">
              <w:rPr>
                <w:rFonts w:ascii="Comic Sans MS" w:eastAsia="Times New Roman" w:hAnsi="Comic Sans MS" w:cs="Times New Roman"/>
                <w:color w:val="000000"/>
                <w:kern w:val="0"/>
                <w:sz w:val="24"/>
                <w:szCs w:val="24"/>
                <w:bdr w:val="single" w:sz="2" w:space="0" w:color="E5E7EB" w:frame="1"/>
                <w:lang w:eastAsia="vi-VN"/>
                <w14:ligatures w14:val="none"/>
              </w:rPr>
              <w:t>a nam Ethiopia v</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E56C2B">
              <w:rPr>
                <w:rFonts w:ascii="Cambria" w:eastAsia="Times New Roman" w:hAnsi="Cambria" w:cs="Cambria"/>
                <w:color w:val="000000"/>
                <w:kern w:val="0"/>
                <w:sz w:val="24"/>
                <w:szCs w:val="24"/>
                <w:bdr w:val="single" w:sz="2" w:space="0" w:color="E5E7EB" w:frame="1"/>
                <w:lang w:eastAsia="vi-VN"/>
                <w14:ligatures w14:val="none"/>
              </w:rPr>
              <w:t>ắ</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Kenya, vi</w:t>
            </w:r>
            <w:r w:rsidRPr="00E56C2B">
              <w:rPr>
                <w:rFonts w:ascii="Cambria" w:eastAsia="Times New Roman" w:hAnsi="Cambria" w:cs="Cambria"/>
                <w:color w:val="000000"/>
                <w:kern w:val="0"/>
                <w:sz w:val="24"/>
                <w:szCs w:val="24"/>
                <w:bdr w:val="single" w:sz="2" w:space="0" w:color="E5E7EB" w:frame="1"/>
                <w:lang w:eastAsia="vi-VN"/>
                <w14:ligatures w14:val="none"/>
              </w:rPr>
              <w:t>ệ</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thi</w:t>
            </w:r>
            <w:r w:rsidRPr="00E56C2B">
              <w:rPr>
                <w:rFonts w:ascii="Cambria" w:eastAsia="Times New Roman" w:hAnsi="Cambria" w:cs="Cambria"/>
                <w:color w:val="000000"/>
                <w:kern w:val="0"/>
                <w:sz w:val="24"/>
                <w:szCs w:val="24"/>
                <w:bdr w:val="single" w:sz="2" w:space="0" w:color="E5E7EB" w:frame="1"/>
                <w:lang w:eastAsia="vi-VN"/>
                <w14:ligatures w14:val="none"/>
              </w:rPr>
              <w:t>ế</w:t>
            </w:r>
            <w:r w:rsidRPr="00E56C2B">
              <w:rPr>
                <w:rFonts w:ascii="Comic Sans MS" w:eastAsia="Times New Roman" w:hAnsi="Comic Sans MS" w:cs="Times New Roman"/>
                <w:color w:val="000000"/>
                <w:kern w:val="0"/>
                <w:sz w:val="24"/>
                <w:szCs w:val="24"/>
                <w:bdr w:val="single" w:sz="2" w:space="0" w:color="E5E7EB" w:frame="1"/>
                <w:lang w:eastAsia="vi-VN"/>
                <w14:ligatures w14:val="none"/>
              </w:rPr>
              <w:t>u m</w:t>
            </w:r>
            <w:r w:rsidRPr="00E56C2B">
              <w:rPr>
                <w:rFonts w:ascii="Cambria" w:eastAsia="Times New Roman" w:hAnsi="Cambria" w:cs="Cambria"/>
                <w:color w:val="000000"/>
                <w:kern w:val="0"/>
                <w:sz w:val="24"/>
                <w:szCs w:val="24"/>
                <w:bdr w:val="single" w:sz="2" w:space="0" w:color="E5E7EB" w:frame="1"/>
                <w:lang w:eastAsia="vi-VN"/>
                <w14:ligatures w14:val="none"/>
              </w:rPr>
              <w:t>ư</w:t>
            </w:r>
            <w:r w:rsidRPr="00E56C2B">
              <w:rPr>
                <w:rFonts w:ascii="Comic Sans MS" w:eastAsia="Times New Roman" w:hAnsi="Comic Sans MS" w:cs="Times New Roman"/>
                <w:color w:val="000000"/>
                <w:kern w:val="0"/>
                <w:sz w:val="24"/>
                <w:szCs w:val="24"/>
                <w:bdr w:val="single" w:sz="2" w:space="0" w:color="E5E7EB" w:frame="1"/>
                <w:lang w:eastAsia="vi-VN"/>
                <w14:ligatures w14:val="none"/>
              </w:rPr>
              <w:t>a su</w:t>
            </w:r>
            <w:r w:rsidRPr="00E56C2B">
              <w:rPr>
                <w:rFonts w:ascii="Cambria" w:eastAsia="Times New Roman" w:hAnsi="Cambria" w:cs="Cambria"/>
                <w:color w:val="000000"/>
                <w:kern w:val="0"/>
                <w:sz w:val="24"/>
                <w:szCs w:val="24"/>
                <w:bdr w:val="single" w:sz="2" w:space="0" w:color="E5E7EB" w:frame="1"/>
                <w:lang w:eastAsia="vi-VN"/>
                <w14:ligatures w14:val="none"/>
              </w:rPr>
              <w:t>ố</w:t>
            </w:r>
            <w:r w:rsidRPr="00E56C2B">
              <w:rPr>
                <w:rFonts w:ascii="Comic Sans MS" w:eastAsia="Times New Roman" w:hAnsi="Comic Sans MS" w:cs="Times New Roman"/>
                <w:color w:val="000000"/>
                <w:kern w:val="0"/>
                <w:sz w:val="24"/>
                <w:szCs w:val="24"/>
                <w:bdr w:val="single" w:sz="2" w:space="0" w:color="E5E7EB" w:frame="1"/>
                <w:lang w:eastAsia="vi-VN"/>
                <w14:ligatures w14:val="none"/>
              </w:rPr>
              <w:t>t nh</w:t>
            </w:r>
            <w:r w:rsidRPr="00E56C2B">
              <w:rPr>
                <w:rFonts w:ascii="Cambria" w:eastAsia="Times New Roman" w:hAnsi="Cambria" w:cs="Cambria"/>
                <w:color w:val="000000"/>
                <w:kern w:val="0"/>
                <w:sz w:val="24"/>
                <w:szCs w:val="24"/>
                <w:bdr w:val="single" w:sz="2" w:space="0" w:color="E5E7EB" w:frame="1"/>
                <w:lang w:eastAsia="vi-VN"/>
                <w14:ligatures w14:val="none"/>
              </w:rPr>
              <w:t>ữ</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n</w:t>
            </w:r>
            <w:r w:rsidRPr="00E56C2B">
              <w:rPr>
                <w:rFonts w:ascii="Comic Sans MS" w:eastAsia="Times New Roman" w:hAnsi="Comic Sans MS" w:cs="Comic Sans MS"/>
                <w:color w:val="000000"/>
                <w:kern w:val="0"/>
                <w:sz w:val="24"/>
                <w:szCs w:val="24"/>
                <w:bdr w:val="single" w:sz="2" w:space="0" w:color="E5E7EB" w:frame="1"/>
                <w:lang w:eastAsia="vi-VN"/>
                <w14:ligatures w14:val="none"/>
              </w:rPr>
              <w:t>ă</w:t>
            </w:r>
            <w:r w:rsidRPr="00E56C2B">
              <w:rPr>
                <w:rFonts w:ascii="Comic Sans MS" w:eastAsia="Times New Roman" w:hAnsi="Comic Sans MS" w:cs="Times New Roman"/>
                <w:color w:val="000000"/>
                <w:kern w:val="0"/>
                <w:sz w:val="24"/>
                <w:szCs w:val="24"/>
                <w:bdr w:val="single" w:sz="2" w:space="0" w:color="E5E7EB" w:frame="1"/>
                <w:lang w:eastAsia="vi-VN"/>
                <w14:ligatures w14:val="none"/>
              </w:rPr>
              <w:t>m qu</w:t>
            </w:r>
            <w:r w:rsidRPr="00E56C2B">
              <w:rPr>
                <w:rFonts w:ascii="Comic Sans MS" w:eastAsia="Times New Roman" w:hAnsi="Comic Sans MS" w:cs="Comic Sans MS"/>
                <w:color w:val="000000"/>
                <w:kern w:val="0"/>
                <w:sz w:val="24"/>
                <w:szCs w:val="24"/>
                <w:bdr w:val="single" w:sz="2" w:space="0" w:color="E5E7EB" w:frame="1"/>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E56C2B">
              <w:rPr>
                <w:rFonts w:ascii="Comic Sans MS" w:eastAsia="Times New Roman" w:hAnsi="Comic Sans MS" w:cs="Comic Sans MS"/>
                <w:color w:val="000000"/>
                <w:kern w:val="0"/>
                <w:sz w:val="24"/>
                <w:szCs w:val="24"/>
                <w:bdr w:val="single" w:sz="2" w:space="0" w:color="E5E7EB" w:frame="1"/>
                <w:lang w:eastAsia="vi-VN"/>
                <w14:ligatures w14:val="none"/>
              </w:rPr>
              <w:t>đã</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khi</w:t>
            </w:r>
            <w:r w:rsidRPr="00E56C2B">
              <w:rPr>
                <w:rFonts w:ascii="Cambria" w:eastAsia="Times New Roman" w:hAnsi="Cambria" w:cs="Cambria"/>
                <w:color w:val="000000"/>
                <w:kern w:val="0"/>
                <w:sz w:val="24"/>
                <w:szCs w:val="24"/>
                <w:bdr w:val="single" w:sz="2" w:space="0" w:color="E5E7EB" w:frame="1"/>
                <w:lang w:eastAsia="vi-VN"/>
                <w14:ligatures w14:val="none"/>
              </w:rPr>
              <w:t>ế</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th</w:t>
            </w:r>
            <w:r w:rsidRPr="00E56C2B">
              <w:rPr>
                <w:rFonts w:ascii="Cambria" w:eastAsia="Times New Roman" w:hAnsi="Cambria" w:cs="Cambria"/>
                <w:color w:val="000000"/>
                <w:kern w:val="0"/>
                <w:sz w:val="24"/>
                <w:szCs w:val="24"/>
                <w:bdr w:val="single" w:sz="2" w:space="0" w:color="E5E7EB" w:frame="1"/>
                <w:lang w:eastAsia="vi-VN"/>
                <w14:ligatures w14:val="none"/>
              </w:rPr>
              <w:t>ậ</w:t>
            </w:r>
            <w:r w:rsidRPr="00E56C2B">
              <w:rPr>
                <w:rFonts w:ascii="Comic Sans MS" w:eastAsia="Times New Roman" w:hAnsi="Comic Sans MS" w:cs="Times New Roman"/>
                <w:color w:val="000000"/>
                <w:kern w:val="0"/>
                <w:sz w:val="24"/>
                <w:szCs w:val="24"/>
                <w:bdr w:val="single" w:sz="2" w:space="0" w:color="E5E7EB" w:frame="1"/>
                <w:lang w:eastAsia="vi-VN"/>
                <w14:ligatures w14:val="none"/>
              </w:rPr>
              <w:t>m ch</w:t>
            </w:r>
            <w:r w:rsidRPr="00E56C2B">
              <w:rPr>
                <w:rFonts w:ascii="Comic Sans MS" w:eastAsia="Times New Roman" w:hAnsi="Comic Sans MS" w:cs="Comic Sans MS"/>
                <w:color w:val="000000"/>
                <w:kern w:val="0"/>
                <w:sz w:val="24"/>
                <w:szCs w:val="24"/>
                <w:bdr w:val="single" w:sz="2" w:space="0" w:color="E5E7EB" w:frame="1"/>
                <w:lang w:eastAsia="vi-VN"/>
                <w14:ligatures w14:val="none"/>
              </w:rPr>
              <w:t>í</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n</w:t>
            </w:r>
            <w:r w:rsidRPr="00E56C2B">
              <w:rPr>
                <w:rFonts w:ascii="Cambria" w:eastAsia="Times New Roman" w:hAnsi="Cambria" w:cs="Cambria"/>
                <w:color w:val="000000"/>
                <w:kern w:val="0"/>
                <w:sz w:val="24"/>
                <w:szCs w:val="24"/>
                <w:bdr w:val="single" w:sz="2" w:space="0" w:color="E5E7EB" w:frame="1"/>
                <w:lang w:eastAsia="vi-VN"/>
                <w14:ligatures w14:val="none"/>
              </w:rPr>
              <w:t>ướ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b</w:t>
            </w:r>
            <w:r w:rsidRPr="00E56C2B">
              <w:rPr>
                <w:rFonts w:ascii="Cambria" w:eastAsia="Times New Roman" w:hAnsi="Cambria" w:cs="Cambria"/>
                <w:color w:val="000000"/>
                <w:kern w:val="0"/>
                <w:sz w:val="24"/>
                <w:szCs w:val="24"/>
                <w:bdr w:val="single" w:sz="2" w:space="0" w:color="E5E7EB" w:frame="1"/>
                <w:lang w:eastAsia="vi-VN"/>
                <w14:ligatures w14:val="none"/>
              </w:rPr>
              <w:t>ẩ</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c</w:t>
            </w:r>
            <w:r w:rsidRPr="00E56C2B">
              <w:rPr>
                <w:rFonts w:ascii="Comic Sans MS" w:eastAsia="Times New Roman" w:hAnsi="Comic Sans MS" w:cs="Comic Sans MS"/>
                <w:color w:val="000000"/>
                <w:kern w:val="0"/>
                <w:sz w:val="24"/>
                <w:szCs w:val="24"/>
                <w:bdr w:val="single" w:sz="2" w:space="0" w:color="E5E7EB" w:frame="1"/>
                <w:lang w:eastAsia="vi-VN"/>
                <w14:ligatures w14:val="none"/>
              </w:rPr>
              <w:t>ò</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kh</w:t>
            </w:r>
            <w:r w:rsidRPr="00E56C2B">
              <w:rPr>
                <w:rFonts w:ascii="Comic Sans MS" w:eastAsia="Times New Roman" w:hAnsi="Comic Sans MS" w:cs="Comic Sans MS"/>
                <w:color w:val="000000"/>
                <w:kern w:val="0"/>
                <w:sz w:val="24"/>
                <w:szCs w:val="24"/>
                <w:bdr w:val="single" w:sz="2" w:space="0" w:color="E5E7EB" w:frame="1"/>
                <w:lang w:eastAsia="vi-VN"/>
                <w14:ligatures w14:val="none"/>
              </w:rPr>
              <w:t>ó</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t</w:t>
            </w:r>
            <w:r w:rsidRPr="00E56C2B">
              <w:rPr>
                <w:rFonts w:ascii="Comic Sans MS" w:eastAsia="Times New Roman" w:hAnsi="Comic Sans MS" w:cs="Comic Sans MS"/>
                <w:color w:val="000000"/>
                <w:kern w:val="0"/>
                <w:sz w:val="24"/>
                <w:szCs w:val="24"/>
                <w:bdr w:val="single" w:sz="2" w:space="0" w:color="E5E7EB" w:frame="1"/>
                <w:lang w:eastAsia="vi-VN"/>
                <w14:ligatures w14:val="none"/>
              </w:rPr>
              <w:t>ì</w:t>
            </w:r>
            <w:r w:rsidRPr="00E56C2B">
              <w:rPr>
                <w:rFonts w:ascii="Comic Sans MS" w:eastAsia="Times New Roman" w:hAnsi="Comic Sans MS" w:cs="Times New Roman"/>
                <w:color w:val="000000"/>
                <w:kern w:val="0"/>
                <w:sz w:val="24"/>
                <w:szCs w:val="24"/>
                <w:bdr w:val="single" w:sz="2" w:space="0" w:color="E5E7EB" w:frame="1"/>
                <w:lang w:eastAsia="vi-VN"/>
                <w14:ligatures w14:val="none"/>
              </w:rPr>
              <w:t>m. Nh</w:t>
            </w:r>
            <w:r w:rsidRPr="00E56C2B">
              <w:rPr>
                <w:rFonts w:ascii="Cambria" w:eastAsia="Times New Roman" w:hAnsi="Cambria" w:cs="Cambria"/>
                <w:color w:val="000000"/>
                <w:kern w:val="0"/>
                <w:sz w:val="24"/>
                <w:szCs w:val="24"/>
                <w:bdr w:val="single" w:sz="2" w:space="0" w:color="E5E7EB" w:frame="1"/>
                <w:lang w:eastAsia="vi-VN"/>
                <w14:ligatures w14:val="none"/>
              </w:rPr>
              <w:t>ư</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s</w:t>
            </w:r>
            <w:r w:rsidRPr="00E56C2B">
              <w:rPr>
                <w:rFonts w:ascii="Cambria" w:eastAsia="Times New Roman" w:hAnsi="Cambria" w:cs="Cambria"/>
                <w:color w:val="000000"/>
                <w:kern w:val="0"/>
                <w:sz w:val="24"/>
                <w:szCs w:val="24"/>
                <w:bdr w:val="single" w:sz="2" w:space="0" w:color="E5E7EB" w:frame="1"/>
                <w:lang w:eastAsia="vi-VN"/>
                <w14:ligatures w14:val="none"/>
              </w:rPr>
              <w:t>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m th</w:t>
            </w:r>
            <w:r w:rsidRPr="00E56C2B">
              <w:rPr>
                <w:rFonts w:ascii="Comic Sans MS" w:eastAsia="Times New Roman" w:hAnsi="Comic Sans MS" w:cs="Comic Sans MS"/>
                <w:color w:val="000000"/>
                <w:kern w:val="0"/>
                <w:sz w:val="24"/>
                <w:szCs w:val="24"/>
                <w:bdr w:val="single" w:sz="2" w:space="0" w:color="E5E7EB" w:frame="1"/>
                <w:lang w:eastAsia="vi-VN"/>
                <w14:ligatures w14:val="none"/>
              </w:rPr>
              <w:t>ô</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l</w:t>
            </w:r>
            <w:r w:rsidRPr="00E56C2B">
              <w:rPr>
                <w:rFonts w:ascii="Cambria" w:eastAsia="Times New Roman" w:hAnsi="Cambria" w:cs="Cambria"/>
                <w:color w:val="000000"/>
                <w:kern w:val="0"/>
                <w:sz w:val="24"/>
                <w:szCs w:val="24"/>
                <w:bdr w:val="single" w:sz="2" w:space="0" w:color="E5E7EB" w:frame="1"/>
                <w:lang w:eastAsia="vi-VN"/>
                <w14:ligatures w14:val="none"/>
              </w:rPr>
              <w:t>ầ</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ầ</w:t>
            </w:r>
            <w:r w:rsidRPr="00E56C2B">
              <w:rPr>
                <w:rFonts w:ascii="Comic Sans MS" w:eastAsia="Times New Roman" w:hAnsi="Comic Sans MS" w:cs="Times New Roman"/>
                <w:color w:val="000000"/>
                <w:kern w:val="0"/>
                <w:sz w:val="24"/>
                <w:szCs w:val="24"/>
                <w:bdr w:val="single" w:sz="2" w:space="0" w:color="E5E7EB" w:frame="1"/>
                <w:lang w:eastAsia="vi-VN"/>
                <w14:ligatures w14:val="none"/>
              </w:rPr>
              <w:t>u ti</w:t>
            </w:r>
            <w:r w:rsidRPr="00E56C2B">
              <w:rPr>
                <w:rFonts w:ascii="Comic Sans MS" w:eastAsia="Times New Roman" w:hAnsi="Comic Sans MS" w:cs="Comic Sans MS"/>
                <w:color w:val="000000"/>
                <w:kern w:val="0"/>
                <w:sz w:val="24"/>
                <w:szCs w:val="24"/>
                <w:bdr w:val="single" w:sz="2" w:space="0" w:color="E5E7EB" w:frame="1"/>
                <w:lang w:eastAsia="vi-VN"/>
                <w14:ligatures w14:val="none"/>
              </w:rPr>
              <w:t>ê</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m</w:t>
            </w:r>
            <w:r w:rsidRPr="00E56C2B">
              <w:rPr>
                <w:rFonts w:ascii="Cambria" w:eastAsia="Times New Roman" w:hAnsi="Cambria" w:cs="Cambria"/>
                <w:color w:val="000000"/>
                <w:kern w:val="0"/>
                <w:sz w:val="24"/>
                <w:szCs w:val="24"/>
                <w:bdr w:val="single" w:sz="2" w:space="0" w:color="E5E7EB" w:frame="1"/>
                <w:lang w:eastAsia="vi-VN"/>
                <w14:ligatures w14:val="none"/>
              </w:rPr>
              <w:t>ọ</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th</w:t>
            </w:r>
            <w:r w:rsidRPr="00E56C2B">
              <w:rPr>
                <w:rFonts w:ascii="Cambria" w:eastAsia="Times New Roman" w:hAnsi="Cambria" w:cs="Cambria"/>
                <w:color w:val="000000"/>
                <w:kern w:val="0"/>
                <w:sz w:val="24"/>
                <w:szCs w:val="24"/>
                <w:bdr w:val="single" w:sz="2" w:space="0" w:color="E5E7EB" w:frame="1"/>
                <w:lang w:eastAsia="vi-VN"/>
                <w14:ligatures w14:val="none"/>
              </w:rPr>
              <w:t>ứ</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s</w:t>
            </w:r>
            <w:r w:rsidRPr="00E56C2B">
              <w:rPr>
                <w:rFonts w:ascii="Cambria" w:eastAsia="Times New Roman" w:hAnsi="Cambria" w:cs="Cambria"/>
                <w:color w:val="000000"/>
                <w:kern w:val="0"/>
                <w:sz w:val="24"/>
                <w:szCs w:val="24"/>
                <w:bdr w:val="single" w:sz="2" w:space="0" w:color="E5E7EB" w:frame="1"/>
                <w:lang w:eastAsia="vi-VN"/>
                <w14:ligatures w14:val="none"/>
              </w:rPr>
              <w:t>ẽ</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thay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ổ</w:t>
            </w:r>
            <w:r w:rsidRPr="00E56C2B">
              <w:rPr>
                <w:rFonts w:ascii="Comic Sans MS" w:eastAsia="Times New Roman" w:hAnsi="Comic Sans MS" w:cs="Times New Roman"/>
                <w:color w:val="000000"/>
                <w:kern w:val="0"/>
                <w:sz w:val="24"/>
                <w:szCs w:val="24"/>
                <w:bdr w:val="single" w:sz="2" w:space="0" w:color="E5E7EB" w:frame="1"/>
                <w:lang w:eastAsia="vi-VN"/>
                <w14:ligatures w14:val="none"/>
              </w:rPr>
              <w:t>i.</w:t>
            </w:r>
          </w:p>
        </w:tc>
      </w:tr>
      <w:tr w:rsidR="00E56C2B" w:rsidRPr="00E56C2B" w14:paraId="50E431D3" w14:textId="77777777" w:rsidTr="00E56C2B">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89ADFB"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b/>
                <w:bCs/>
                <w:color w:val="000000"/>
                <w:kern w:val="0"/>
                <w:sz w:val="24"/>
                <w:szCs w:val="24"/>
                <w:bdr w:val="single" w:sz="2" w:space="0" w:color="E5E7EB" w:frame="1"/>
                <w:lang w:eastAsia="vi-VN"/>
                <w14:ligatures w14:val="none"/>
              </w:rPr>
              <w:t>Chú ý </w:t>
            </w:r>
            <w:r w:rsidRPr="00E56C2B">
              <w:rPr>
                <w:rFonts w:ascii="Comic Sans MS" w:eastAsia="Times New Roman" w:hAnsi="Comic Sans MS" w:cs="Times New Roman"/>
                <w:color w:val="000000"/>
                <w:kern w:val="0"/>
                <w:sz w:val="24"/>
                <w:szCs w:val="24"/>
                <w:bdr w:val="single" w:sz="2" w:space="0" w:color="E5E7EB" w:frame="1"/>
                <w:lang w:eastAsia="vi-VN"/>
                <w14:ligatures w14:val="none"/>
              </w:rPr>
              <w:t>t</w:t>
            </w:r>
            <w:r w:rsidRPr="00E56C2B">
              <w:rPr>
                <w:rFonts w:ascii="Cambria" w:eastAsia="Times New Roman" w:hAnsi="Cambria" w:cs="Cambria"/>
                <w:color w:val="000000"/>
                <w:kern w:val="0"/>
                <w:sz w:val="24"/>
                <w:szCs w:val="24"/>
                <w:bdr w:val="single" w:sz="2" w:space="0" w:color="E5E7EB" w:frame="1"/>
                <w:lang w:eastAsia="vi-VN"/>
                <w14:ligatures w14:val="none"/>
              </w:rPr>
              <w:t>ừ</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kh</w:t>
            </w:r>
            <w:r w:rsidRPr="00E56C2B">
              <w:rPr>
                <w:rFonts w:ascii="Comic Sans MS" w:eastAsia="Times New Roman" w:hAnsi="Comic Sans MS" w:cs="Comic Sans MS"/>
                <w:color w:val="000000"/>
                <w:kern w:val="0"/>
                <w:sz w:val="24"/>
                <w:szCs w:val="24"/>
                <w:bdr w:val="single" w:sz="2" w:space="0" w:color="E5E7EB" w:frame="1"/>
                <w:lang w:eastAsia="vi-VN"/>
                <w14:ligatures w14:val="none"/>
              </w:rPr>
              <w:t>ó</w:t>
            </w:r>
            <w:r w:rsidRPr="00E56C2B">
              <w:rPr>
                <w:rFonts w:ascii="Comic Sans MS" w:eastAsia="Times New Roman" w:hAnsi="Comic Sans MS" w:cs="Times New Roman"/>
                <w:color w:val="000000"/>
                <w:kern w:val="0"/>
                <w:sz w:val="24"/>
                <w:szCs w:val="24"/>
                <w:bdr w:val="single" w:sz="2" w:space="0" w:color="E5E7EB" w:frame="1"/>
                <w:lang w:eastAsia="vi-VN"/>
                <w14:ligatures w14:val="none"/>
              </w:rPr>
              <w:t>a statistics - s</w:t>
            </w:r>
            <w:r w:rsidRPr="00E56C2B">
              <w:rPr>
                <w:rFonts w:ascii="Cambria" w:eastAsia="Times New Roman" w:hAnsi="Cambria" w:cs="Cambria"/>
                <w:color w:val="000000"/>
                <w:kern w:val="0"/>
                <w:sz w:val="24"/>
                <w:szCs w:val="24"/>
                <w:bdr w:val="single" w:sz="2" w:space="0" w:color="E5E7EB" w:frame="1"/>
                <w:lang w:eastAsia="vi-VN"/>
                <w14:ligatures w14:val="none"/>
              </w:rPr>
              <w:t>ố</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li</w:t>
            </w:r>
            <w:r w:rsidRPr="00E56C2B">
              <w:rPr>
                <w:rFonts w:ascii="Cambria" w:eastAsia="Times New Roman" w:hAnsi="Cambria" w:cs="Cambria"/>
                <w:color w:val="000000"/>
                <w:kern w:val="0"/>
                <w:sz w:val="24"/>
                <w:szCs w:val="24"/>
                <w:bdr w:val="single" w:sz="2" w:space="0" w:color="E5E7EB" w:frame="1"/>
                <w:lang w:eastAsia="vi-VN"/>
                <w14:ligatures w14:val="none"/>
              </w:rPr>
              <w:t>ệ</w:t>
            </w:r>
            <w:r w:rsidRPr="00E56C2B">
              <w:rPr>
                <w:rFonts w:ascii="Comic Sans MS" w:eastAsia="Times New Roman" w:hAnsi="Comic Sans MS" w:cs="Times New Roman"/>
                <w:color w:val="000000"/>
                <w:kern w:val="0"/>
                <w:sz w:val="24"/>
                <w:szCs w:val="24"/>
                <w:bdr w:val="single" w:sz="2" w:space="0" w:color="E5E7EB" w:frame="1"/>
                <w:lang w:eastAsia="vi-VN"/>
                <w14:ligatures w14:val="none"/>
              </w:rPr>
              <w:t>u: ta t</w:t>
            </w:r>
            <w:r w:rsidRPr="00E56C2B">
              <w:rPr>
                <w:rFonts w:ascii="Cambria" w:eastAsia="Times New Roman" w:hAnsi="Cambria" w:cs="Cambria"/>
                <w:color w:val="000000"/>
                <w:kern w:val="0"/>
                <w:sz w:val="24"/>
                <w:szCs w:val="24"/>
                <w:bdr w:val="single" w:sz="2" w:space="0" w:color="E5E7EB" w:frame="1"/>
                <w:lang w:eastAsia="vi-VN"/>
                <w14:ligatures w14:val="none"/>
              </w:rPr>
              <w:t>ậ</w:t>
            </w:r>
            <w:r w:rsidRPr="00E56C2B">
              <w:rPr>
                <w:rFonts w:ascii="Comic Sans MS" w:eastAsia="Times New Roman" w:hAnsi="Comic Sans MS" w:cs="Times New Roman"/>
                <w:color w:val="000000"/>
                <w:kern w:val="0"/>
                <w:sz w:val="24"/>
                <w:szCs w:val="24"/>
                <w:bdr w:val="single" w:sz="2" w:space="0" w:color="E5E7EB" w:frame="1"/>
                <w:lang w:eastAsia="vi-VN"/>
                <w14:ligatures w14:val="none"/>
              </w:rPr>
              <w:t>p trung t</w:t>
            </w:r>
            <w:r w:rsidRPr="00E56C2B">
              <w:rPr>
                <w:rFonts w:ascii="Comic Sans MS" w:eastAsia="Times New Roman" w:hAnsi="Comic Sans MS" w:cs="Comic Sans MS"/>
                <w:color w:val="000000"/>
                <w:kern w:val="0"/>
                <w:sz w:val="24"/>
                <w:szCs w:val="24"/>
                <w:bdr w:val="single" w:sz="2" w:space="0" w:color="E5E7EB" w:frame="1"/>
                <w:lang w:eastAsia="vi-VN"/>
                <w14:ligatures w14:val="none"/>
              </w:rPr>
              <w:t>ì</w:t>
            </w:r>
            <w:r w:rsidRPr="00E56C2B">
              <w:rPr>
                <w:rFonts w:ascii="Comic Sans MS" w:eastAsia="Times New Roman" w:hAnsi="Comic Sans MS" w:cs="Times New Roman"/>
                <w:color w:val="000000"/>
                <w:kern w:val="0"/>
                <w:sz w:val="24"/>
                <w:szCs w:val="24"/>
                <w:bdr w:val="single" w:sz="2" w:space="0" w:color="E5E7EB" w:frame="1"/>
                <w:lang w:eastAsia="vi-VN"/>
                <w14:ligatures w14:val="none"/>
              </w:rPr>
              <w:t>m c</w:t>
            </w:r>
            <w:r w:rsidRPr="00E56C2B">
              <w:rPr>
                <w:rFonts w:ascii="Comic Sans MS" w:eastAsia="Times New Roman" w:hAnsi="Comic Sans MS" w:cs="Comic Sans MS"/>
                <w:color w:val="000000"/>
                <w:kern w:val="0"/>
                <w:sz w:val="24"/>
                <w:szCs w:val="24"/>
                <w:bdr w:val="single" w:sz="2" w:space="0" w:color="E5E7EB" w:frame="1"/>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con s</w:t>
            </w:r>
            <w:r w:rsidRPr="00E56C2B">
              <w:rPr>
                <w:rFonts w:ascii="Cambria" w:eastAsia="Times New Roman" w:hAnsi="Cambria" w:cs="Cambria"/>
                <w:color w:val="000000"/>
                <w:kern w:val="0"/>
                <w:sz w:val="24"/>
                <w:szCs w:val="24"/>
                <w:bdr w:val="single" w:sz="2" w:space="0" w:color="E5E7EB" w:frame="1"/>
                <w:lang w:eastAsia="vi-VN"/>
                <w14:ligatures w14:val="none"/>
              </w:rPr>
              <w:t>ố</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xu</w:t>
            </w:r>
            <w:r w:rsidRPr="00E56C2B">
              <w:rPr>
                <w:rFonts w:ascii="Cambria" w:eastAsia="Times New Roman" w:hAnsi="Cambria" w:cs="Cambria"/>
                <w:color w:val="000000"/>
                <w:kern w:val="0"/>
                <w:sz w:val="24"/>
                <w:szCs w:val="24"/>
                <w:bdr w:val="single" w:sz="2" w:space="0" w:color="E5E7EB" w:frame="1"/>
                <w:lang w:eastAsia="vi-VN"/>
                <w14:ligatures w14:val="none"/>
              </w:rPr>
              <w:t>ấ</w:t>
            </w:r>
            <w:r w:rsidRPr="00E56C2B">
              <w:rPr>
                <w:rFonts w:ascii="Comic Sans MS" w:eastAsia="Times New Roman" w:hAnsi="Comic Sans MS" w:cs="Times New Roman"/>
                <w:color w:val="000000"/>
                <w:kern w:val="0"/>
                <w:sz w:val="24"/>
                <w:szCs w:val="24"/>
                <w:bdr w:val="single" w:sz="2" w:space="0" w:color="E5E7EB" w:frame="1"/>
                <w:lang w:eastAsia="vi-VN"/>
                <w14:ligatures w14:val="none"/>
              </w:rPr>
              <w:t>t hi</w:t>
            </w:r>
            <w:r w:rsidRPr="00E56C2B">
              <w:rPr>
                <w:rFonts w:ascii="Cambria" w:eastAsia="Times New Roman" w:hAnsi="Cambria" w:cs="Cambria"/>
                <w:color w:val="000000"/>
                <w:kern w:val="0"/>
                <w:sz w:val="24"/>
                <w:szCs w:val="24"/>
                <w:bdr w:val="single" w:sz="2" w:space="0" w:color="E5E7EB" w:frame="1"/>
                <w:lang w:eastAsia="vi-VN"/>
                <w14:ligatures w14:val="none"/>
              </w:rPr>
              <w:t>ệ</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trong c</w:t>
            </w:r>
            <w:r w:rsidRPr="00E56C2B">
              <w:rPr>
                <w:rFonts w:ascii="Comic Sans MS" w:eastAsia="Times New Roman" w:hAnsi="Comic Sans MS" w:cs="Comic Sans MS"/>
                <w:color w:val="000000"/>
                <w:kern w:val="0"/>
                <w:sz w:val="24"/>
                <w:szCs w:val="24"/>
                <w:bdr w:val="single" w:sz="2" w:space="0" w:color="E5E7EB" w:frame="1"/>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omic Sans MS" w:eastAsia="Times New Roman" w:hAnsi="Comic Sans MS" w:cs="Times New Roman"/>
                <w:color w:val="000000"/>
                <w:kern w:val="0"/>
                <w:sz w:val="24"/>
                <w:szCs w:val="24"/>
                <w:bdr w:val="single" w:sz="2" w:space="0" w:color="E5E7EB" w:frame="1"/>
                <w:lang w:eastAsia="vi-VN"/>
                <w14:ligatures w14:val="none"/>
              </w:rPr>
              <w:t>o</w:t>
            </w:r>
            <w:r w:rsidRPr="00E56C2B">
              <w:rPr>
                <w:rFonts w:ascii="Cambria" w:eastAsia="Times New Roman" w:hAnsi="Cambria" w:cs="Cambria"/>
                <w:color w:val="000000"/>
                <w:kern w:val="0"/>
                <w:sz w:val="24"/>
                <w:szCs w:val="24"/>
                <w:bdr w:val="single" w:sz="2" w:space="0" w:color="E5E7EB" w:frame="1"/>
                <w:lang w:eastAsia="vi-VN"/>
                <w14:ligatures w14:val="none"/>
              </w:rPr>
              <w:t>ạ</w:t>
            </w:r>
            <w:r w:rsidRPr="00E56C2B">
              <w:rPr>
                <w:rFonts w:ascii="Comic Sans MS" w:eastAsia="Times New Roman" w:hAnsi="Comic Sans MS" w:cs="Times New Roman"/>
                <w:color w:val="000000"/>
                <w:kern w:val="0"/>
                <w:sz w:val="24"/>
                <w:szCs w:val="24"/>
                <w:bdr w:val="single" w:sz="2" w:space="0" w:color="E5E7EB" w:frame="1"/>
                <w:lang w:eastAsia="vi-VN"/>
                <w14:ligatures w14:val="none"/>
              </w:rPr>
              <w:t>n</w:t>
            </w:r>
          </w:p>
        </w:tc>
      </w:tr>
    </w:tbl>
    <w:p w14:paraId="5D585BF8" w14:textId="77777777" w:rsidR="00E56C2B" w:rsidRPr="00E56C2B" w:rsidRDefault="00E56C2B" w:rsidP="00E56C2B">
      <w:pPr>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431"/>
        <w:gridCol w:w="3575"/>
      </w:tblGrid>
      <w:tr w:rsidR="00E56C2B" w:rsidRPr="00E56C2B" w14:paraId="54F73A00" w14:textId="77777777" w:rsidTr="00E56C2B">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CD1DA6"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lang w:eastAsia="vi-VN"/>
                <w14:ligatures w14:val="none"/>
              </w:rPr>
              <w:t>Paragraph C - VIII</w:t>
            </w:r>
          </w:p>
        </w:tc>
      </w:tr>
      <w:tr w:rsidR="00E56C2B" w:rsidRPr="00E56C2B" w14:paraId="2C973A96" w14:textId="77777777" w:rsidTr="00E56C2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903E5"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lang w:eastAsia="vi-VN"/>
                <w14:ligatures w14:val="none"/>
              </w:rPr>
              <w:t>How </w:t>
            </w:r>
            <w:r w:rsidRPr="00E56C2B">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water</w:t>
            </w:r>
            <w:r w:rsidRPr="00E56C2B">
              <w:rPr>
                <w:rFonts w:ascii="Comic Sans MS" w:eastAsia="Times New Roman" w:hAnsi="Comic Sans MS" w:cs="Times New Roman"/>
                <w:color w:val="000000"/>
                <w:kern w:val="0"/>
                <w:sz w:val="24"/>
                <w:szCs w:val="24"/>
                <w:bdr w:val="single" w:sz="2" w:space="0" w:color="E5E7EB" w:frame="1"/>
                <w:lang w:eastAsia="vi-VN"/>
                <w14:ligatures w14:val="none"/>
              </w:rPr>
              <w:t> can </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change</w:t>
            </w:r>
            <w:r w:rsidRPr="00E56C2B">
              <w:rPr>
                <w:rFonts w:ascii="Comic Sans MS" w:eastAsia="Times New Roman" w:hAnsi="Comic Sans MS" w:cs="Times New Roman"/>
                <w:color w:val="000000"/>
                <w:kern w:val="0"/>
                <w:sz w:val="24"/>
                <w:szCs w:val="24"/>
                <w:bdr w:val="single" w:sz="2" w:space="0" w:color="E5E7EB" w:frame="1"/>
                <w:lang w:eastAsia="vi-VN"/>
                <w14:ligatures w14:val="none"/>
              </w:rPr>
              <w:t> </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people's lives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71F43"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N</w:t>
            </w:r>
            <w:r w:rsidRPr="00E56C2B">
              <w:rPr>
                <w:rFonts w:ascii="Cambria" w:eastAsia="Times New Roman" w:hAnsi="Cambria" w:cs="Cambria"/>
                <w:color w:val="000000"/>
                <w:kern w:val="0"/>
                <w:sz w:val="24"/>
                <w:szCs w:val="24"/>
                <w:bdr w:val="single" w:sz="2" w:space="0" w:color="E5E7EB" w:frame="1"/>
                <w:shd w:val="clear" w:color="auto" w:fill="00FFFF"/>
                <w:lang w:eastAsia="vi-VN"/>
                <w14:ligatures w14:val="none"/>
              </w:rPr>
              <w:t>ướ</w:t>
            </w:r>
            <w:r w:rsidRPr="00E56C2B">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c</w:t>
            </w:r>
            <w:r w:rsidRPr="00E56C2B">
              <w:rPr>
                <w:rFonts w:ascii="Comic Sans MS" w:eastAsia="Times New Roman" w:hAnsi="Comic Sans MS" w:cs="Times New Roman"/>
                <w:color w:val="000000"/>
                <w:kern w:val="0"/>
                <w:sz w:val="24"/>
                <w:szCs w:val="24"/>
                <w:bdr w:val="single" w:sz="2" w:space="0" w:color="E5E7EB" w:frame="1"/>
                <w:lang w:eastAsia="vi-VN"/>
                <w14:ligatures w14:val="none"/>
              </w:rPr>
              <w:t> có th</w:t>
            </w:r>
            <w:r w:rsidRPr="00E56C2B">
              <w:rPr>
                <w:rFonts w:ascii="Cambria" w:eastAsia="Times New Roman" w:hAnsi="Cambria" w:cs="Cambria"/>
                <w:color w:val="000000"/>
                <w:kern w:val="0"/>
                <w:sz w:val="24"/>
                <w:szCs w:val="24"/>
                <w:bdr w:val="single" w:sz="2" w:space="0" w:color="E5E7EB" w:frame="1"/>
                <w:lang w:eastAsia="vi-VN"/>
                <w14:ligatures w14:val="none"/>
              </w:rPr>
              <w:t>ể</w:t>
            </w:r>
            <w:r w:rsidRPr="00E56C2B">
              <w:rPr>
                <w:rFonts w:ascii="Comic Sans MS" w:eastAsia="Times New Roman" w:hAnsi="Comic Sans MS" w:cs="Times New Roman"/>
                <w:color w:val="000000"/>
                <w:kern w:val="0"/>
                <w:sz w:val="24"/>
                <w:szCs w:val="24"/>
                <w:bdr w:val="single" w:sz="2" w:space="0" w:color="E5E7EB" w:frame="1"/>
                <w:lang w:eastAsia="vi-VN"/>
                <w14:ligatures w14:val="none"/>
              </w:rPr>
              <w:t> </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thay đ</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ổ</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i</w:t>
            </w:r>
            <w:r w:rsidRPr="00E56C2B">
              <w:rPr>
                <w:rFonts w:ascii="Comic Sans MS" w:eastAsia="Times New Roman" w:hAnsi="Comic Sans MS" w:cs="Times New Roman"/>
                <w:color w:val="000000"/>
                <w:kern w:val="0"/>
                <w:sz w:val="24"/>
                <w:szCs w:val="24"/>
                <w:bdr w:val="single" w:sz="2" w:space="0" w:color="E5E7EB" w:frame="1"/>
                <w:lang w:eastAsia="vi-VN"/>
                <w14:ligatures w14:val="none"/>
              </w:rPr>
              <w:t> </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cu</w:t>
            </w:r>
            <w:r w:rsidRPr="00E56C2B">
              <w:rPr>
                <w:rFonts w:ascii="Cambria" w:eastAsia="Times New Roman" w:hAnsi="Cambria" w:cs="Cambria"/>
                <w:color w:val="000000"/>
                <w:kern w:val="0"/>
                <w:sz w:val="24"/>
                <w:szCs w:val="24"/>
                <w:bdr w:val="single" w:sz="2" w:space="0" w:color="E5E7EB" w:frame="1"/>
                <w:shd w:val="clear" w:color="auto" w:fill="00FF00"/>
                <w:lang w:eastAsia="vi-VN"/>
                <w14:ligatures w14:val="none"/>
              </w:rPr>
              <w:t>ộ</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c s</w:t>
            </w:r>
            <w:r w:rsidRPr="00E56C2B">
              <w:rPr>
                <w:rFonts w:ascii="Cambria" w:eastAsia="Times New Roman" w:hAnsi="Cambria" w:cs="Cambria"/>
                <w:color w:val="000000"/>
                <w:kern w:val="0"/>
                <w:sz w:val="24"/>
                <w:szCs w:val="24"/>
                <w:bdr w:val="single" w:sz="2" w:space="0" w:color="E5E7EB" w:frame="1"/>
                <w:shd w:val="clear" w:color="auto" w:fill="00FF00"/>
                <w:lang w:eastAsia="vi-VN"/>
                <w14:ligatures w14:val="none"/>
              </w:rPr>
              <w:t>ố</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ng c</w:t>
            </w:r>
            <w:r w:rsidRPr="00E56C2B">
              <w:rPr>
                <w:rFonts w:ascii="Cambria" w:eastAsia="Times New Roman" w:hAnsi="Cambria" w:cs="Cambria"/>
                <w:color w:val="000000"/>
                <w:kern w:val="0"/>
                <w:sz w:val="24"/>
                <w:szCs w:val="24"/>
                <w:bdr w:val="single" w:sz="2" w:space="0" w:color="E5E7EB" w:frame="1"/>
                <w:shd w:val="clear" w:color="auto" w:fill="00FF00"/>
                <w:lang w:eastAsia="vi-VN"/>
                <w14:ligatures w14:val="none"/>
              </w:rPr>
              <w:t>ủ</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a con ng</w:t>
            </w:r>
            <w:r w:rsidRPr="00E56C2B">
              <w:rPr>
                <w:rFonts w:ascii="Cambria" w:eastAsia="Times New Roman" w:hAnsi="Cambria" w:cs="Cambria"/>
                <w:color w:val="000000"/>
                <w:kern w:val="0"/>
                <w:sz w:val="24"/>
                <w:szCs w:val="24"/>
                <w:bdr w:val="single" w:sz="2" w:space="0" w:color="E5E7EB" w:frame="1"/>
                <w:shd w:val="clear" w:color="auto" w:fill="00FF00"/>
                <w:lang w:eastAsia="vi-VN"/>
                <w14:ligatures w14:val="none"/>
              </w:rPr>
              <w:t>ườ</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i</w:t>
            </w:r>
            <w:r w:rsidRPr="00E56C2B">
              <w:rPr>
                <w:rFonts w:ascii="Comic Sans MS" w:eastAsia="Times New Roman" w:hAnsi="Comic Sans MS" w:cs="Times New Roman"/>
                <w:color w:val="000000"/>
                <w:kern w:val="0"/>
                <w:sz w:val="24"/>
                <w:szCs w:val="24"/>
                <w:bdr w:val="single" w:sz="2" w:space="0" w:color="E5E7EB" w:frame="1"/>
                <w:lang w:eastAsia="vi-VN"/>
                <w14:ligatures w14:val="none"/>
              </w:rPr>
              <w:t> nh</w:t>
            </w:r>
            <w:r w:rsidRPr="00E56C2B">
              <w:rPr>
                <w:rFonts w:ascii="Cambria" w:eastAsia="Times New Roman" w:hAnsi="Cambria" w:cs="Cambria"/>
                <w:color w:val="000000"/>
                <w:kern w:val="0"/>
                <w:sz w:val="24"/>
                <w:szCs w:val="24"/>
                <w:bdr w:val="single" w:sz="2" w:space="0" w:color="E5E7EB" w:frame="1"/>
                <w:lang w:eastAsia="vi-VN"/>
                <w14:ligatures w14:val="none"/>
              </w:rPr>
              <w:t>ư</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E56C2B">
              <w:rPr>
                <w:rFonts w:ascii="Cambria" w:eastAsia="Times New Roman" w:hAnsi="Cambria" w:cs="Cambria"/>
                <w:color w:val="000000"/>
                <w:kern w:val="0"/>
                <w:sz w:val="24"/>
                <w:szCs w:val="24"/>
                <w:bdr w:val="single" w:sz="2" w:space="0" w:color="E5E7EB" w:frame="1"/>
                <w:lang w:eastAsia="vi-VN"/>
                <w14:ligatures w14:val="none"/>
              </w:rPr>
              <w:t>ế</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n</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o</w:t>
            </w:r>
          </w:p>
        </w:tc>
      </w:tr>
      <w:tr w:rsidR="00E56C2B" w:rsidRPr="00E56C2B" w14:paraId="22FE67AD" w14:textId="77777777" w:rsidTr="00E56C2B">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AF5FE3"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ị</w:t>
            </w:r>
            <w:r w:rsidRPr="00E56C2B">
              <w:rPr>
                <w:rFonts w:ascii="Comic Sans MS" w:eastAsia="Times New Roman" w:hAnsi="Comic Sans MS" w:cs="Times New Roman"/>
                <w:color w:val="000000"/>
                <w:kern w:val="0"/>
                <w:sz w:val="24"/>
                <w:szCs w:val="24"/>
                <w:bdr w:val="single" w:sz="2" w:space="0" w:color="E5E7EB" w:frame="1"/>
                <w:lang w:eastAsia="vi-VN"/>
                <w14:ligatures w14:val="none"/>
              </w:rPr>
              <w:t>nh v</w:t>
            </w:r>
            <w:r w:rsidRPr="00E56C2B">
              <w:rPr>
                <w:rFonts w:ascii="Cambria" w:eastAsia="Times New Roman" w:hAnsi="Cambria" w:cs="Cambria"/>
                <w:color w:val="000000"/>
                <w:kern w:val="0"/>
                <w:sz w:val="24"/>
                <w:szCs w:val="24"/>
                <w:bdr w:val="single" w:sz="2" w:space="0" w:color="E5E7EB" w:frame="1"/>
                <w:lang w:eastAsia="vi-VN"/>
                <w14:ligatures w14:val="none"/>
              </w:rPr>
              <w:t>ị</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E56C2B">
              <w:rPr>
                <w:rFonts w:ascii="Comic Sans MS" w:eastAsia="Times New Roman" w:hAnsi="Comic Sans MS" w:cs="Comic Sans MS"/>
                <w:color w:val="000000"/>
                <w:kern w:val="0"/>
                <w:sz w:val="24"/>
                <w:szCs w:val="24"/>
                <w:bdr w:val="single" w:sz="2" w:space="0" w:color="E5E7EB" w:frame="1"/>
                <w:lang w:eastAsia="vi-VN"/>
                <w14:ligatures w14:val="none"/>
              </w:rPr>
              <w:t>ù</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th</w:t>
            </w:r>
            <w:r w:rsidRPr="00E56C2B">
              <w:rPr>
                <w:rFonts w:ascii="Comic Sans MS" w:eastAsia="Times New Roman" w:hAnsi="Comic Sans MS" w:cs="Comic Sans MS"/>
                <w:color w:val="000000"/>
                <w:kern w:val="0"/>
                <w:sz w:val="24"/>
                <w:szCs w:val="24"/>
                <w:bdr w:val="single" w:sz="2" w:space="0" w:color="E5E7EB" w:frame="1"/>
                <w:lang w:eastAsia="vi-VN"/>
                <w14:ligatures w14:val="none"/>
              </w:rPr>
              <w:t>ô</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tin - C</w:t>
            </w:r>
            <w:r w:rsidRPr="00E56C2B">
              <w:rPr>
                <w:rFonts w:ascii="Comic Sans MS" w:eastAsia="Times New Roman" w:hAnsi="Comic Sans MS" w:cs="Comic Sans MS"/>
                <w:color w:val="000000"/>
                <w:kern w:val="0"/>
                <w:sz w:val="24"/>
                <w:szCs w:val="24"/>
                <w:bdr w:val="single" w:sz="2" w:space="0" w:color="E5E7EB" w:frame="1"/>
                <w:lang w:eastAsia="vi-VN"/>
                <w14:ligatures w14:val="none"/>
              </w:rPr>
              <w:t>â</w:t>
            </w:r>
            <w:r w:rsidRPr="00E56C2B">
              <w:rPr>
                <w:rFonts w:ascii="Comic Sans MS" w:eastAsia="Times New Roman" w:hAnsi="Comic Sans MS" w:cs="Times New Roman"/>
                <w:color w:val="000000"/>
                <w:kern w:val="0"/>
                <w:sz w:val="24"/>
                <w:szCs w:val="24"/>
                <w:bdr w:val="single" w:sz="2" w:space="0" w:color="E5E7EB" w:frame="1"/>
                <w:lang w:eastAsia="vi-VN"/>
                <w14:ligatures w14:val="none"/>
              </w:rPr>
              <w:t>u th</w:t>
            </w:r>
            <w:r w:rsidRPr="00E56C2B">
              <w:rPr>
                <w:rFonts w:ascii="Cambria" w:eastAsia="Times New Roman" w:hAnsi="Cambria" w:cs="Cambria"/>
                <w:color w:val="000000"/>
                <w:kern w:val="0"/>
                <w:sz w:val="24"/>
                <w:szCs w:val="24"/>
                <w:bdr w:val="single" w:sz="2" w:space="0" w:color="E5E7EB" w:frame="1"/>
                <w:lang w:eastAsia="vi-VN"/>
                <w14:ligatures w14:val="none"/>
              </w:rPr>
              <w:t>ứ</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2</w:t>
            </w:r>
          </w:p>
        </w:tc>
      </w:tr>
      <w:tr w:rsidR="00E56C2B" w:rsidRPr="00E56C2B" w14:paraId="34CAB35C" w14:textId="77777777" w:rsidTr="00E56C2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DC1405"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lang w:eastAsia="vi-VN"/>
                <w14:ligatures w14:val="none"/>
              </w:rPr>
              <w:lastRenderedPageBreak/>
              <w:t>Bringing clean water close to villagers’ homes is the key to the problem. </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Communities</w:t>
            </w:r>
            <w:r w:rsidRPr="00E56C2B">
              <w:rPr>
                <w:rFonts w:ascii="Comic Sans MS" w:eastAsia="Times New Roman" w:hAnsi="Comic Sans MS" w:cs="Times New Roman"/>
                <w:color w:val="000000"/>
                <w:kern w:val="0"/>
                <w:sz w:val="24"/>
                <w:szCs w:val="24"/>
                <w:bdr w:val="single" w:sz="2" w:space="0" w:color="E5E7EB" w:frame="1"/>
                <w:lang w:eastAsia="vi-VN"/>
                <w14:ligatures w14:val="none"/>
              </w:rPr>
              <w:t> where clean </w:t>
            </w:r>
            <w:r w:rsidRPr="00E56C2B">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water</w:t>
            </w:r>
            <w:r w:rsidRPr="00E56C2B">
              <w:rPr>
                <w:rFonts w:ascii="Comic Sans MS" w:eastAsia="Times New Roman" w:hAnsi="Comic Sans MS" w:cs="Times New Roman"/>
                <w:color w:val="000000"/>
                <w:kern w:val="0"/>
                <w:sz w:val="24"/>
                <w:szCs w:val="24"/>
                <w:bdr w:val="single" w:sz="2" w:space="0" w:color="E5E7EB" w:frame="1"/>
                <w:lang w:eastAsia="vi-VN"/>
                <w14:ligatures w14:val="none"/>
              </w:rPr>
              <w:t> becomes accessible and plentiful </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are transformed</w:t>
            </w:r>
            <w:r w:rsidRPr="00E56C2B">
              <w:rPr>
                <w:rFonts w:ascii="Comic Sans MS" w:eastAsia="Times New Roman" w:hAnsi="Comic Sans MS" w:cs="Times New Roman"/>
                <w:color w:val="000000"/>
                <w:kern w:val="0"/>
                <w:sz w:val="24"/>
                <w:szCs w:val="24"/>
                <w:bdr w:val="single" w:sz="2" w:space="0" w:color="E5E7EB" w:frame="1"/>
                <w:lang w:eastAsia="vi-VN"/>
                <w14:ligatures w14:val="none"/>
              </w:rPr>
              <w:t>. All the hours previously spent hauling water can be used to cultivate more crops, raise more animals or even start a business. Families spend less time sick or caring for family members who are unwell. Most important, not having to collect water means girls can go to school and get jobs. The need to fetch water for the family, or to take care of younger siblings while their mother goes, usually prevents them from ever having this experience.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F8B1D2"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lang w:eastAsia="vi-VN"/>
                <w14:ligatures w14:val="none"/>
              </w:rPr>
              <w:t>Vi</w:t>
            </w:r>
            <w:r w:rsidRPr="00E56C2B">
              <w:rPr>
                <w:rFonts w:ascii="Cambria" w:eastAsia="Times New Roman" w:hAnsi="Cambria" w:cs="Cambria"/>
                <w:color w:val="000000"/>
                <w:kern w:val="0"/>
                <w:sz w:val="24"/>
                <w:szCs w:val="24"/>
                <w:bdr w:val="single" w:sz="2" w:space="0" w:color="E5E7EB" w:frame="1"/>
                <w:lang w:eastAsia="vi-VN"/>
                <w14:ligatures w14:val="none"/>
              </w:rPr>
              <w:t>ệ</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mang n</w:t>
            </w:r>
            <w:r w:rsidRPr="00E56C2B">
              <w:rPr>
                <w:rFonts w:ascii="Cambria" w:eastAsia="Times New Roman" w:hAnsi="Cambria" w:cs="Cambria"/>
                <w:color w:val="000000"/>
                <w:kern w:val="0"/>
                <w:sz w:val="24"/>
                <w:szCs w:val="24"/>
                <w:bdr w:val="single" w:sz="2" w:space="0" w:color="E5E7EB" w:frame="1"/>
                <w:lang w:eastAsia="vi-VN"/>
                <w14:ligatures w14:val="none"/>
              </w:rPr>
              <w:t>ướ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s</w:t>
            </w:r>
            <w:r w:rsidRPr="00E56C2B">
              <w:rPr>
                <w:rFonts w:ascii="Cambria" w:eastAsia="Times New Roman" w:hAnsi="Cambria" w:cs="Cambria"/>
                <w:color w:val="000000"/>
                <w:kern w:val="0"/>
                <w:sz w:val="24"/>
                <w:szCs w:val="24"/>
                <w:bdr w:val="single" w:sz="2" w:space="0" w:color="E5E7EB" w:frame="1"/>
                <w:lang w:eastAsia="vi-VN"/>
                <w14:ligatures w14:val="none"/>
              </w:rPr>
              <w:t>ạ</w:t>
            </w:r>
            <w:r w:rsidRPr="00E56C2B">
              <w:rPr>
                <w:rFonts w:ascii="Comic Sans MS" w:eastAsia="Times New Roman" w:hAnsi="Comic Sans MS" w:cs="Times New Roman"/>
                <w:color w:val="000000"/>
                <w:kern w:val="0"/>
                <w:sz w:val="24"/>
                <w:szCs w:val="24"/>
                <w:bdr w:val="single" w:sz="2" w:space="0" w:color="E5E7EB" w:frame="1"/>
                <w:lang w:eastAsia="vi-VN"/>
                <w14:ligatures w14:val="none"/>
              </w:rPr>
              <w:t>ch t</w:t>
            </w:r>
            <w:r w:rsidRPr="00E56C2B">
              <w:rPr>
                <w:rFonts w:ascii="Cambria" w:eastAsia="Times New Roman" w:hAnsi="Cambria" w:cs="Cambria"/>
                <w:color w:val="000000"/>
                <w:kern w:val="0"/>
                <w:sz w:val="24"/>
                <w:szCs w:val="24"/>
                <w:bdr w:val="single" w:sz="2" w:space="0" w:color="E5E7EB" w:frame="1"/>
                <w:lang w:eastAsia="vi-VN"/>
                <w14:ligatures w14:val="none"/>
              </w:rPr>
              <w:t>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g</w:t>
            </w:r>
            <w:r w:rsidRPr="00E56C2B">
              <w:rPr>
                <w:rFonts w:ascii="Cambria" w:eastAsia="Times New Roman" w:hAnsi="Cambria" w:cs="Cambria"/>
                <w:color w:val="000000"/>
                <w:kern w:val="0"/>
                <w:sz w:val="24"/>
                <w:szCs w:val="24"/>
                <w:bdr w:val="single" w:sz="2" w:space="0" w:color="E5E7EB" w:frame="1"/>
                <w:lang w:eastAsia="vi-VN"/>
                <w14:ligatures w14:val="none"/>
              </w:rPr>
              <w:t>ầ</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l</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l</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E56C2B">
              <w:rPr>
                <w:rFonts w:ascii="Comic Sans MS" w:eastAsia="Times New Roman" w:hAnsi="Comic Sans MS" w:cs="Comic Sans MS"/>
                <w:color w:val="000000"/>
                <w:kern w:val="0"/>
                <w:sz w:val="24"/>
                <w:szCs w:val="24"/>
                <w:bdr w:val="single" w:sz="2" w:space="0" w:color="E5E7EB" w:frame="1"/>
                <w:lang w:eastAsia="vi-VN"/>
                <w14:ligatures w14:val="none"/>
              </w:rPr>
              <w:t>ì</w:t>
            </w:r>
            <w:r w:rsidRPr="00E56C2B">
              <w:rPr>
                <w:rFonts w:ascii="Comic Sans MS" w:eastAsia="Times New Roman" w:hAnsi="Comic Sans MS" w:cs="Times New Roman"/>
                <w:color w:val="000000"/>
                <w:kern w:val="0"/>
                <w:sz w:val="24"/>
                <w:szCs w:val="24"/>
                <w:bdr w:val="single" w:sz="2" w:space="0" w:color="E5E7EB" w:frame="1"/>
                <w:lang w:eastAsia="vi-VN"/>
                <w14:ligatures w14:val="none"/>
              </w:rPr>
              <w:t>a kh</w:t>
            </w:r>
            <w:r w:rsidRPr="00E56C2B">
              <w:rPr>
                <w:rFonts w:ascii="Comic Sans MS" w:eastAsia="Times New Roman" w:hAnsi="Comic Sans MS" w:cs="Comic Sans MS"/>
                <w:color w:val="000000"/>
                <w:kern w:val="0"/>
                <w:sz w:val="24"/>
                <w:szCs w:val="24"/>
                <w:bdr w:val="single" w:sz="2" w:space="0" w:color="E5E7EB" w:frame="1"/>
                <w:lang w:eastAsia="vi-VN"/>
                <w14:ligatures w14:val="none"/>
              </w:rPr>
              <w:t>ó</w:t>
            </w:r>
            <w:r w:rsidRPr="00E56C2B">
              <w:rPr>
                <w:rFonts w:ascii="Comic Sans MS" w:eastAsia="Times New Roman" w:hAnsi="Comic Sans MS" w:cs="Times New Roman"/>
                <w:color w:val="000000"/>
                <w:kern w:val="0"/>
                <w:sz w:val="24"/>
                <w:szCs w:val="24"/>
                <w:bdr w:val="single" w:sz="2" w:space="0" w:color="E5E7EB" w:frame="1"/>
                <w:lang w:eastAsia="vi-VN"/>
                <w14:ligatures w14:val="none"/>
              </w:rPr>
              <w:t>a cho v</w:t>
            </w:r>
            <w:r w:rsidRPr="00E56C2B">
              <w:rPr>
                <w:rFonts w:ascii="Cambria" w:eastAsia="Times New Roman" w:hAnsi="Cambria" w:cs="Cambria"/>
                <w:color w:val="000000"/>
                <w:kern w:val="0"/>
                <w:sz w:val="24"/>
                <w:szCs w:val="24"/>
                <w:bdr w:val="single" w:sz="2" w:space="0" w:color="E5E7EB" w:frame="1"/>
                <w:lang w:eastAsia="vi-VN"/>
                <w14:ligatures w14:val="none"/>
              </w:rPr>
              <w:t>ấ</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ề</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n</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y. </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Các c</w:t>
            </w:r>
            <w:r w:rsidRPr="00E56C2B">
              <w:rPr>
                <w:rFonts w:ascii="Cambria" w:eastAsia="Times New Roman" w:hAnsi="Cambria" w:cs="Cambria"/>
                <w:color w:val="000000"/>
                <w:kern w:val="0"/>
                <w:sz w:val="24"/>
                <w:szCs w:val="24"/>
                <w:bdr w:val="single" w:sz="2" w:space="0" w:color="E5E7EB" w:frame="1"/>
                <w:shd w:val="clear" w:color="auto" w:fill="00FF00"/>
                <w:lang w:eastAsia="vi-VN"/>
                <w14:ligatures w14:val="none"/>
              </w:rPr>
              <w:t>ộ</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 xml:space="preserve">ng </w:t>
            </w:r>
            <w:r w:rsidRPr="00E56C2B">
              <w:rPr>
                <w:rFonts w:ascii="Comic Sans MS" w:eastAsia="Times New Roman" w:hAnsi="Comic Sans MS" w:cs="Comic Sans MS"/>
                <w:color w:val="000000"/>
                <w:kern w:val="0"/>
                <w:sz w:val="24"/>
                <w:szCs w:val="24"/>
                <w:bdr w:val="single" w:sz="2" w:space="0" w:color="E5E7EB" w:frame="1"/>
                <w:shd w:val="clear" w:color="auto" w:fill="00FF00"/>
                <w:lang w:eastAsia="vi-VN"/>
                <w14:ligatures w14:val="none"/>
              </w:rPr>
              <w:t>đ</w:t>
            </w:r>
            <w:r w:rsidRPr="00E56C2B">
              <w:rPr>
                <w:rFonts w:ascii="Cambria" w:eastAsia="Times New Roman" w:hAnsi="Cambria" w:cs="Cambria"/>
                <w:color w:val="000000"/>
                <w:kern w:val="0"/>
                <w:sz w:val="24"/>
                <w:szCs w:val="24"/>
                <w:bdr w:val="single" w:sz="2" w:space="0" w:color="E5E7EB" w:frame="1"/>
                <w:shd w:val="clear" w:color="auto" w:fill="00FF00"/>
                <w:lang w:eastAsia="vi-VN"/>
                <w14:ligatures w14:val="none"/>
              </w:rPr>
              <w:t>ồ</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ng</w:t>
            </w:r>
            <w:r w:rsidRPr="00E56C2B">
              <w:rPr>
                <w:rFonts w:ascii="Comic Sans MS" w:eastAsia="Times New Roman" w:hAnsi="Comic Sans MS" w:cs="Times New Roman"/>
                <w:color w:val="000000"/>
                <w:kern w:val="0"/>
                <w:sz w:val="24"/>
                <w:szCs w:val="24"/>
                <w:bdr w:val="single" w:sz="2" w:space="0" w:color="E5E7EB" w:frame="1"/>
                <w:lang w:eastAsia="vi-VN"/>
                <w14:ligatures w14:val="none"/>
              </w:rPr>
              <w:t> n</w:t>
            </w:r>
            <w:r w:rsidRPr="00E56C2B">
              <w:rPr>
                <w:rFonts w:ascii="Cambria" w:eastAsia="Times New Roman" w:hAnsi="Cambria" w:cs="Cambria"/>
                <w:color w:val="000000"/>
                <w:kern w:val="0"/>
                <w:sz w:val="24"/>
                <w:szCs w:val="24"/>
                <w:bdr w:val="single" w:sz="2" w:space="0" w:color="E5E7EB" w:frame="1"/>
                <w:lang w:eastAsia="vi-VN"/>
                <w14:ligatures w14:val="none"/>
              </w:rPr>
              <w:t>ơ</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m</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 </w:t>
            </w:r>
            <w:r w:rsidRPr="00E56C2B">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n</w:t>
            </w:r>
            <w:r w:rsidRPr="00E56C2B">
              <w:rPr>
                <w:rFonts w:ascii="Cambria" w:eastAsia="Times New Roman" w:hAnsi="Cambria" w:cs="Cambria"/>
                <w:color w:val="000000"/>
                <w:kern w:val="0"/>
                <w:sz w:val="24"/>
                <w:szCs w:val="24"/>
                <w:bdr w:val="single" w:sz="2" w:space="0" w:color="E5E7EB" w:frame="1"/>
                <w:shd w:val="clear" w:color="auto" w:fill="00FFFF"/>
                <w:lang w:eastAsia="vi-VN"/>
                <w14:ligatures w14:val="none"/>
              </w:rPr>
              <w:t>ướ</w:t>
            </w:r>
            <w:r w:rsidRPr="00E56C2B">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c</w:t>
            </w:r>
            <w:r w:rsidRPr="00E56C2B">
              <w:rPr>
                <w:rFonts w:ascii="Comic Sans MS" w:eastAsia="Times New Roman" w:hAnsi="Comic Sans MS" w:cs="Times New Roman"/>
                <w:color w:val="000000"/>
                <w:kern w:val="0"/>
                <w:sz w:val="24"/>
                <w:szCs w:val="24"/>
                <w:bdr w:val="single" w:sz="2" w:space="0" w:color="E5E7EB" w:frame="1"/>
                <w:lang w:eastAsia="vi-VN"/>
                <w14:ligatures w14:val="none"/>
              </w:rPr>
              <w:t> s</w:t>
            </w:r>
            <w:r w:rsidRPr="00E56C2B">
              <w:rPr>
                <w:rFonts w:ascii="Cambria" w:eastAsia="Times New Roman" w:hAnsi="Cambria" w:cs="Cambria"/>
                <w:color w:val="000000"/>
                <w:kern w:val="0"/>
                <w:sz w:val="24"/>
                <w:szCs w:val="24"/>
                <w:bdr w:val="single" w:sz="2" w:space="0" w:color="E5E7EB" w:frame="1"/>
                <w:lang w:eastAsia="vi-VN"/>
                <w14:ligatures w14:val="none"/>
              </w:rPr>
              <w:t>ạ</w:t>
            </w:r>
            <w:r w:rsidRPr="00E56C2B">
              <w:rPr>
                <w:rFonts w:ascii="Comic Sans MS" w:eastAsia="Times New Roman" w:hAnsi="Comic Sans MS" w:cs="Times New Roman"/>
                <w:color w:val="000000"/>
                <w:kern w:val="0"/>
                <w:sz w:val="24"/>
                <w:szCs w:val="24"/>
                <w:bdr w:val="single" w:sz="2" w:space="0" w:color="E5E7EB" w:frame="1"/>
                <w:lang w:eastAsia="vi-VN"/>
                <w14:ligatures w14:val="none"/>
              </w:rPr>
              <w:t>ch tr</w:t>
            </w:r>
            <w:r w:rsidRPr="00E56C2B">
              <w:rPr>
                <w:rFonts w:ascii="Cambria" w:eastAsia="Times New Roman" w:hAnsi="Cambria" w:cs="Cambria"/>
                <w:color w:val="000000"/>
                <w:kern w:val="0"/>
                <w:sz w:val="24"/>
                <w:szCs w:val="24"/>
                <w:bdr w:val="single" w:sz="2" w:space="0" w:color="E5E7EB" w:frame="1"/>
                <w:lang w:eastAsia="vi-VN"/>
                <w14:ligatures w14:val="none"/>
              </w:rPr>
              <w:t>ở</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n</w:t>
            </w:r>
            <w:r w:rsidRPr="00E56C2B">
              <w:rPr>
                <w:rFonts w:ascii="Comic Sans MS" w:eastAsia="Times New Roman" w:hAnsi="Comic Sans MS" w:cs="Comic Sans MS"/>
                <w:color w:val="000000"/>
                <w:kern w:val="0"/>
                <w:sz w:val="24"/>
                <w:szCs w:val="24"/>
                <w:bdr w:val="single" w:sz="2" w:space="0" w:color="E5E7EB" w:frame="1"/>
                <w:lang w:eastAsia="vi-VN"/>
                <w14:ligatures w14:val="none"/>
              </w:rPr>
              <w:t>ê</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nhi</w:t>
            </w:r>
            <w:r w:rsidRPr="00E56C2B">
              <w:rPr>
                <w:rFonts w:ascii="Cambria" w:eastAsia="Times New Roman" w:hAnsi="Cambria" w:cs="Cambria"/>
                <w:color w:val="000000"/>
                <w:kern w:val="0"/>
                <w:sz w:val="24"/>
                <w:szCs w:val="24"/>
                <w:bdr w:val="single" w:sz="2" w:space="0" w:color="E5E7EB" w:frame="1"/>
                <w:lang w:eastAsia="vi-VN"/>
                <w14:ligatures w14:val="none"/>
              </w:rPr>
              <w:t>ề</w:t>
            </w:r>
            <w:r w:rsidRPr="00E56C2B">
              <w:rPr>
                <w:rFonts w:ascii="Comic Sans MS" w:eastAsia="Times New Roman" w:hAnsi="Comic Sans MS" w:cs="Times New Roman"/>
                <w:color w:val="000000"/>
                <w:kern w:val="0"/>
                <w:sz w:val="24"/>
                <w:szCs w:val="24"/>
                <w:bdr w:val="single" w:sz="2" w:space="0" w:color="E5E7EB" w:frame="1"/>
                <w:lang w:eastAsia="vi-VN"/>
                <w14:ligatures w14:val="none"/>
              </w:rPr>
              <w:t>u v</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E56C2B">
              <w:rPr>
                <w:rFonts w:ascii="Cambria" w:eastAsia="Times New Roman" w:hAnsi="Cambria" w:cs="Cambria"/>
                <w:color w:val="000000"/>
                <w:kern w:val="0"/>
                <w:sz w:val="24"/>
                <w:szCs w:val="24"/>
                <w:bdr w:val="single" w:sz="2" w:space="0" w:color="E5E7EB" w:frame="1"/>
                <w:lang w:eastAsia="vi-VN"/>
                <w14:ligatures w14:val="none"/>
              </w:rPr>
              <w:t>ễ</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ti</w:t>
            </w:r>
            <w:r w:rsidRPr="00E56C2B">
              <w:rPr>
                <w:rFonts w:ascii="Cambria" w:eastAsia="Times New Roman" w:hAnsi="Cambria" w:cs="Cambria"/>
                <w:color w:val="000000"/>
                <w:kern w:val="0"/>
                <w:sz w:val="24"/>
                <w:szCs w:val="24"/>
                <w:bdr w:val="single" w:sz="2" w:space="0" w:color="E5E7EB" w:frame="1"/>
                <w:lang w:eastAsia="vi-VN"/>
                <w14:ligatures w14:val="none"/>
              </w:rPr>
              <w:t>ế</w:t>
            </w:r>
            <w:r w:rsidRPr="00E56C2B">
              <w:rPr>
                <w:rFonts w:ascii="Comic Sans MS" w:eastAsia="Times New Roman" w:hAnsi="Comic Sans MS" w:cs="Times New Roman"/>
                <w:color w:val="000000"/>
                <w:kern w:val="0"/>
                <w:sz w:val="24"/>
                <w:szCs w:val="24"/>
                <w:bdr w:val="single" w:sz="2" w:space="0" w:color="E5E7EB" w:frame="1"/>
                <w:lang w:eastAsia="vi-VN"/>
                <w14:ligatures w14:val="none"/>
              </w:rPr>
              <w:t>p c</w:t>
            </w:r>
            <w:r w:rsidRPr="00E56C2B">
              <w:rPr>
                <w:rFonts w:ascii="Cambria" w:eastAsia="Times New Roman" w:hAnsi="Cambria" w:cs="Cambria"/>
                <w:color w:val="000000"/>
                <w:kern w:val="0"/>
                <w:sz w:val="24"/>
                <w:szCs w:val="24"/>
                <w:bdr w:val="single" w:sz="2" w:space="0" w:color="E5E7EB" w:frame="1"/>
                <w:lang w:eastAsia="vi-VN"/>
                <w14:ligatures w14:val="none"/>
              </w:rPr>
              <w:t>ậ</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E56C2B">
              <w:rPr>
                <w:rFonts w:ascii="Comic Sans MS" w:eastAsia="Times New Roman" w:hAnsi="Comic Sans MS" w:cs="Comic Sans MS"/>
                <w:color w:val="000000"/>
                <w:kern w:val="0"/>
                <w:sz w:val="24"/>
                <w:szCs w:val="24"/>
                <w:bdr w:val="single" w:sz="2" w:space="0" w:color="E5E7EB" w:frame="1"/>
                <w:lang w:eastAsia="vi-VN"/>
                <w14:ligatures w14:val="none"/>
              </w:rPr>
              <w:t>đã</w:t>
            </w:r>
            <w:r w:rsidRPr="00E56C2B">
              <w:rPr>
                <w:rFonts w:ascii="Comic Sans MS" w:eastAsia="Times New Roman" w:hAnsi="Comic Sans MS" w:cs="Times New Roman"/>
                <w:color w:val="000000"/>
                <w:kern w:val="0"/>
                <w:sz w:val="24"/>
                <w:szCs w:val="24"/>
                <w:bdr w:val="single" w:sz="2" w:space="0" w:color="E5E7EB" w:frame="1"/>
                <w:lang w:eastAsia="vi-VN"/>
                <w14:ligatures w14:val="none"/>
              </w:rPr>
              <w:t> </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đ</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ượ</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c thay </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đ</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ổ</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i.</w:t>
            </w:r>
            <w:r w:rsidRPr="00E56C2B">
              <w:rPr>
                <w:rFonts w:ascii="Comic Sans MS" w:eastAsia="Times New Roman" w:hAnsi="Comic Sans MS" w:cs="Times New Roman"/>
                <w:color w:val="000000"/>
                <w:kern w:val="0"/>
                <w:sz w:val="24"/>
                <w:szCs w:val="24"/>
                <w:bdr w:val="single" w:sz="2" w:space="0" w:color="E5E7EB" w:frame="1"/>
                <w:lang w:eastAsia="vi-VN"/>
                <w14:ligatures w14:val="none"/>
              </w:rPr>
              <w:t> T</w:t>
            </w:r>
            <w:r w:rsidRPr="00E56C2B">
              <w:rPr>
                <w:rFonts w:ascii="Cambria" w:eastAsia="Times New Roman" w:hAnsi="Cambria" w:cs="Cambria"/>
                <w:color w:val="000000"/>
                <w:kern w:val="0"/>
                <w:sz w:val="24"/>
                <w:szCs w:val="24"/>
                <w:bdr w:val="single" w:sz="2" w:space="0" w:color="E5E7EB" w:frame="1"/>
                <w:lang w:eastAsia="vi-VN"/>
                <w14:ligatures w14:val="none"/>
              </w:rPr>
              <w:t>ấ</w:t>
            </w:r>
            <w:r w:rsidRPr="00E56C2B">
              <w:rPr>
                <w:rFonts w:ascii="Comic Sans MS" w:eastAsia="Times New Roman" w:hAnsi="Comic Sans MS" w:cs="Times New Roman"/>
                <w:color w:val="000000"/>
                <w:kern w:val="0"/>
                <w:sz w:val="24"/>
                <w:szCs w:val="24"/>
                <w:bdr w:val="single" w:sz="2" w:space="0" w:color="E5E7EB" w:frame="1"/>
                <w:lang w:eastAsia="vi-VN"/>
                <w14:ligatures w14:val="none"/>
              </w:rPr>
              <w:t>t c</w:t>
            </w:r>
            <w:r w:rsidRPr="00E56C2B">
              <w:rPr>
                <w:rFonts w:ascii="Cambria" w:eastAsia="Times New Roman" w:hAnsi="Cambria" w:cs="Cambria"/>
                <w:color w:val="000000"/>
                <w:kern w:val="0"/>
                <w:sz w:val="24"/>
                <w:szCs w:val="24"/>
                <w:bdr w:val="single" w:sz="2" w:space="0" w:color="E5E7EB" w:frame="1"/>
                <w:lang w:eastAsia="vi-VN"/>
                <w14:ligatures w14:val="none"/>
              </w:rPr>
              <w:t>ả</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E56C2B">
              <w:rPr>
                <w:rFonts w:ascii="Cambria" w:eastAsia="Times New Roman" w:hAnsi="Cambria" w:cs="Cambria"/>
                <w:color w:val="000000"/>
                <w:kern w:val="0"/>
                <w:sz w:val="24"/>
                <w:szCs w:val="24"/>
                <w:bdr w:val="single" w:sz="2" w:space="0" w:color="E5E7EB" w:frame="1"/>
                <w:lang w:eastAsia="vi-VN"/>
                <w14:ligatures w14:val="none"/>
              </w:rPr>
              <w:t>ờ</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gian tr</w:t>
            </w:r>
            <w:r w:rsidRPr="00E56C2B">
              <w:rPr>
                <w:rFonts w:ascii="Cambria" w:eastAsia="Times New Roman" w:hAnsi="Cambria" w:cs="Cambria"/>
                <w:color w:val="000000"/>
                <w:kern w:val="0"/>
                <w:sz w:val="24"/>
                <w:szCs w:val="24"/>
                <w:bdr w:val="single" w:sz="2" w:space="0" w:color="E5E7EB" w:frame="1"/>
                <w:lang w:eastAsia="vi-VN"/>
                <w14:ligatures w14:val="none"/>
              </w:rPr>
              <w:t>ướ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E56C2B">
              <w:rPr>
                <w:rFonts w:ascii="Comic Sans MS" w:eastAsia="Times New Roman" w:hAnsi="Comic Sans MS" w:cs="Comic Sans MS"/>
                <w:color w:val="000000"/>
                <w:kern w:val="0"/>
                <w:sz w:val="24"/>
                <w:szCs w:val="24"/>
                <w:bdr w:val="single" w:sz="2" w:space="0" w:color="E5E7EB" w:frame="1"/>
                <w:lang w:eastAsia="vi-VN"/>
                <w14:ligatures w14:val="none"/>
              </w:rPr>
              <w:t>đâ</w:t>
            </w:r>
            <w:r w:rsidRPr="00E56C2B">
              <w:rPr>
                <w:rFonts w:ascii="Comic Sans MS" w:eastAsia="Times New Roman" w:hAnsi="Comic Sans MS" w:cs="Times New Roman"/>
                <w:color w:val="000000"/>
                <w:kern w:val="0"/>
                <w:sz w:val="24"/>
                <w:szCs w:val="24"/>
                <w:bdr w:val="single" w:sz="2" w:space="0" w:color="E5E7EB" w:frame="1"/>
                <w:lang w:eastAsia="vi-VN"/>
                <w14:ligatures w14:val="none"/>
              </w:rPr>
              <w:t>y dùng đ</w:t>
            </w:r>
            <w:r w:rsidRPr="00E56C2B">
              <w:rPr>
                <w:rFonts w:ascii="Cambria" w:eastAsia="Times New Roman" w:hAnsi="Cambria" w:cs="Cambria"/>
                <w:color w:val="000000"/>
                <w:kern w:val="0"/>
                <w:sz w:val="24"/>
                <w:szCs w:val="24"/>
                <w:bdr w:val="single" w:sz="2" w:space="0" w:color="E5E7EB" w:frame="1"/>
                <w:lang w:eastAsia="vi-VN"/>
                <w14:ligatures w14:val="none"/>
              </w:rPr>
              <w:t>ể</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l</w:t>
            </w:r>
            <w:r w:rsidRPr="00E56C2B">
              <w:rPr>
                <w:rFonts w:ascii="Cambria" w:eastAsia="Times New Roman" w:hAnsi="Cambria" w:cs="Cambria"/>
                <w:color w:val="000000"/>
                <w:kern w:val="0"/>
                <w:sz w:val="24"/>
                <w:szCs w:val="24"/>
                <w:bdr w:val="single" w:sz="2" w:space="0" w:color="E5E7EB" w:frame="1"/>
                <w:lang w:eastAsia="vi-VN"/>
                <w14:ligatures w14:val="none"/>
              </w:rPr>
              <w:t>ấ</w:t>
            </w:r>
            <w:r w:rsidRPr="00E56C2B">
              <w:rPr>
                <w:rFonts w:ascii="Comic Sans MS" w:eastAsia="Times New Roman" w:hAnsi="Comic Sans MS" w:cs="Times New Roman"/>
                <w:color w:val="000000"/>
                <w:kern w:val="0"/>
                <w:sz w:val="24"/>
                <w:szCs w:val="24"/>
                <w:bdr w:val="single" w:sz="2" w:space="0" w:color="E5E7EB" w:frame="1"/>
                <w:lang w:eastAsia="vi-VN"/>
                <w14:ligatures w14:val="none"/>
              </w:rPr>
              <w:t>y n</w:t>
            </w:r>
            <w:r w:rsidRPr="00E56C2B">
              <w:rPr>
                <w:rFonts w:ascii="Cambria" w:eastAsia="Times New Roman" w:hAnsi="Cambria" w:cs="Cambria"/>
                <w:color w:val="000000"/>
                <w:kern w:val="0"/>
                <w:sz w:val="24"/>
                <w:szCs w:val="24"/>
                <w:bdr w:val="single" w:sz="2" w:space="0" w:color="E5E7EB" w:frame="1"/>
                <w:lang w:eastAsia="vi-VN"/>
                <w14:ligatures w14:val="none"/>
              </w:rPr>
              <w:t>ướ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gi</w:t>
            </w:r>
            <w:r w:rsidRPr="00E56C2B">
              <w:rPr>
                <w:rFonts w:ascii="Cambria" w:eastAsia="Times New Roman" w:hAnsi="Cambria" w:cs="Cambria"/>
                <w:color w:val="000000"/>
                <w:kern w:val="0"/>
                <w:sz w:val="24"/>
                <w:szCs w:val="24"/>
                <w:bdr w:val="single" w:sz="2" w:space="0" w:color="E5E7EB" w:frame="1"/>
                <w:lang w:eastAsia="vi-VN"/>
                <w14:ligatures w14:val="none"/>
              </w:rPr>
              <w:t>ờ</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E56C2B">
              <w:rPr>
                <w:rFonts w:ascii="Comic Sans MS" w:eastAsia="Times New Roman" w:hAnsi="Comic Sans MS" w:cs="Comic Sans MS"/>
                <w:color w:val="000000"/>
                <w:kern w:val="0"/>
                <w:sz w:val="24"/>
                <w:szCs w:val="24"/>
                <w:bdr w:val="single" w:sz="2" w:space="0" w:color="E5E7EB" w:frame="1"/>
                <w:lang w:eastAsia="vi-VN"/>
                <w14:ligatures w14:val="none"/>
              </w:rPr>
              <w:t>đâ</w:t>
            </w:r>
            <w:r w:rsidRPr="00E56C2B">
              <w:rPr>
                <w:rFonts w:ascii="Comic Sans MS" w:eastAsia="Times New Roman" w:hAnsi="Comic Sans MS" w:cs="Times New Roman"/>
                <w:color w:val="000000"/>
                <w:kern w:val="0"/>
                <w:sz w:val="24"/>
                <w:szCs w:val="24"/>
                <w:bdr w:val="single" w:sz="2" w:space="0" w:color="E5E7EB" w:frame="1"/>
                <w:lang w:eastAsia="vi-VN"/>
                <w14:ligatures w14:val="none"/>
              </w:rPr>
              <w:t>y c</w:t>
            </w:r>
            <w:r w:rsidRPr="00E56C2B">
              <w:rPr>
                <w:rFonts w:ascii="Comic Sans MS" w:eastAsia="Times New Roman" w:hAnsi="Comic Sans MS" w:cs="Comic Sans MS"/>
                <w:color w:val="000000"/>
                <w:kern w:val="0"/>
                <w:sz w:val="24"/>
                <w:szCs w:val="24"/>
                <w:bdr w:val="single" w:sz="2" w:space="0" w:color="E5E7EB" w:frame="1"/>
                <w:lang w:eastAsia="vi-VN"/>
                <w14:ligatures w14:val="none"/>
              </w:rPr>
              <w:t>ó</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E56C2B">
              <w:rPr>
                <w:rFonts w:ascii="Cambria" w:eastAsia="Times New Roman" w:hAnsi="Cambria" w:cs="Cambria"/>
                <w:color w:val="000000"/>
                <w:kern w:val="0"/>
                <w:sz w:val="24"/>
                <w:szCs w:val="24"/>
                <w:bdr w:val="single" w:sz="2" w:space="0" w:color="E5E7EB" w:frame="1"/>
                <w:lang w:eastAsia="vi-VN"/>
                <w14:ligatures w14:val="none"/>
              </w:rPr>
              <w:t>ể</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ượ</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d</w:t>
            </w:r>
            <w:r w:rsidRPr="00E56C2B">
              <w:rPr>
                <w:rFonts w:ascii="Comic Sans MS" w:eastAsia="Times New Roman" w:hAnsi="Comic Sans MS" w:cs="Comic Sans MS"/>
                <w:color w:val="000000"/>
                <w:kern w:val="0"/>
                <w:sz w:val="24"/>
                <w:szCs w:val="24"/>
                <w:bdr w:val="single" w:sz="2" w:space="0" w:color="E5E7EB" w:frame="1"/>
                <w:lang w:eastAsia="vi-VN"/>
                <w14:ligatures w14:val="none"/>
              </w:rPr>
              <w:t>ù</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ể</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E56C2B">
              <w:rPr>
                <w:rFonts w:ascii="Cambria" w:eastAsia="Times New Roman" w:hAnsi="Cambria" w:cs="Cambria"/>
                <w:color w:val="000000"/>
                <w:kern w:val="0"/>
                <w:sz w:val="24"/>
                <w:szCs w:val="24"/>
                <w:bdr w:val="single" w:sz="2" w:space="0" w:color="E5E7EB" w:frame="1"/>
                <w:lang w:eastAsia="vi-VN"/>
                <w14:ligatures w14:val="none"/>
              </w:rPr>
              <w:t>ồ</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nhi</w:t>
            </w:r>
            <w:r w:rsidRPr="00E56C2B">
              <w:rPr>
                <w:rFonts w:ascii="Cambria" w:eastAsia="Times New Roman" w:hAnsi="Cambria" w:cs="Cambria"/>
                <w:color w:val="000000"/>
                <w:kern w:val="0"/>
                <w:sz w:val="24"/>
                <w:szCs w:val="24"/>
                <w:bdr w:val="single" w:sz="2" w:space="0" w:color="E5E7EB" w:frame="1"/>
                <w:lang w:eastAsia="vi-VN"/>
                <w14:ligatures w14:val="none"/>
              </w:rPr>
              <w:t>ề</w:t>
            </w:r>
            <w:r w:rsidRPr="00E56C2B">
              <w:rPr>
                <w:rFonts w:ascii="Comic Sans MS" w:eastAsia="Times New Roman" w:hAnsi="Comic Sans MS" w:cs="Times New Roman"/>
                <w:color w:val="000000"/>
                <w:kern w:val="0"/>
                <w:sz w:val="24"/>
                <w:szCs w:val="24"/>
                <w:bdr w:val="single" w:sz="2" w:space="0" w:color="E5E7EB" w:frame="1"/>
                <w:lang w:eastAsia="vi-VN"/>
                <w14:ligatures w14:val="none"/>
              </w:rPr>
              <w:t>u m</w:t>
            </w:r>
            <w:r w:rsidRPr="00E56C2B">
              <w:rPr>
                <w:rFonts w:ascii="Comic Sans MS" w:eastAsia="Times New Roman" w:hAnsi="Comic Sans MS" w:cs="Comic Sans MS"/>
                <w:color w:val="000000"/>
                <w:kern w:val="0"/>
                <w:sz w:val="24"/>
                <w:szCs w:val="24"/>
                <w:bdr w:val="single" w:sz="2" w:space="0" w:color="E5E7EB" w:frame="1"/>
                <w:lang w:eastAsia="vi-VN"/>
                <w14:ligatures w14:val="none"/>
              </w:rPr>
              <w:t>ù</w:t>
            </w:r>
            <w:r w:rsidRPr="00E56C2B">
              <w:rPr>
                <w:rFonts w:ascii="Comic Sans MS" w:eastAsia="Times New Roman" w:hAnsi="Comic Sans MS" w:cs="Times New Roman"/>
                <w:color w:val="000000"/>
                <w:kern w:val="0"/>
                <w:sz w:val="24"/>
                <w:szCs w:val="24"/>
                <w:bdr w:val="single" w:sz="2" w:space="0" w:color="E5E7EB" w:frame="1"/>
                <w:lang w:eastAsia="vi-VN"/>
                <w14:ligatures w14:val="none"/>
              </w:rPr>
              <w:t>a v</w:t>
            </w:r>
            <w:r w:rsidRPr="00E56C2B">
              <w:rPr>
                <w:rFonts w:ascii="Cambria" w:eastAsia="Times New Roman" w:hAnsi="Cambria" w:cs="Cambria"/>
                <w:color w:val="000000"/>
                <w:kern w:val="0"/>
                <w:sz w:val="24"/>
                <w:szCs w:val="24"/>
                <w:bdr w:val="single" w:sz="2" w:space="0" w:color="E5E7EB" w:frame="1"/>
                <w:lang w:eastAsia="vi-VN"/>
                <w14:ligatures w14:val="none"/>
              </w:rPr>
              <w:t>ụ</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h</w:t>
            </w:r>
            <w:r w:rsidRPr="00E56C2B">
              <w:rPr>
                <w:rFonts w:ascii="Cambria" w:eastAsia="Times New Roman" w:hAnsi="Cambria" w:cs="Cambria"/>
                <w:color w:val="000000"/>
                <w:kern w:val="0"/>
                <w:sz w:val="24"/>
                <w:szCs w:val="24"/>
                <w:bdr w:val="single" w:sz="2" w:space="0" w:color="E5E7EB" w:frame="1"/>
                <w:lang w:eastAsia="vi-VN"/>
                <w14:ligatures w14:val="none"/>
              </w:rPr>
              <w:t>ơ</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nu</w:t>
            </w:r>
            <w:r w:rsidRPr="00E56C2B">
              <w:rPr>
                <w:rFonts w:ascii="Comic Sans MS" w:eastAsia="Times New Roman" w:hAnsi="Comic Sans MS" w:cs="Comic Sans MS"/>
                <w:color w:val="000000"/>
                <w:kern w:val="0"/>
                <w:sz w:val="24"/>
                <w:szCs w:val="24"/>
                <w:bdr w:val="single" w:sz="2" w:space="0" w:color="E5E7EB" w:frame="1"/>
                <w:lang w:eastAsia="vi-VN"/>
                <w14:ligatures w14:val="none"/>
              </w:rPr>
              <w:t>ô</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nhi</w:t>
            </w:r>
            <w:r w:rsidRPr="00E56C2B">
              <w:rPr>
                <w:rFonts w:ascii="Cambria" w:eastAsia="Times New Roman" w:hAnsi="Cambria" w:cs="Cambria"/>
                <w:color w:val="000000"/>
                <w:kern w:val="0"/>
                <w:sz w:val="24"/>
                <w:szCs w:val="24"/>
                <w:bdr w:val="single" w:sz="2" w:space="0" w:color="E5E7EB" w:frame="1"/>
                <w:lang w:eastAsia="vi-VN"/>
                <w14:ligatures w14:val="none"/>
              </w:rPr>
              <w:t>ề</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ộ</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v</w:t>
            </w:r>
            <w:r w:rsidRPr="00E56C2B">
              <w:rPr>
                <w:rFonts w:ascii="Cambria" w:eastAsia="Times New Roman" w:hAnsi="Cambria" w:cs="Cambria"/>
                <w:color w:val="000000"/>
                <w:kern w:val="0"/>
                <w:sz w:val="24"/>
                <w:szCs w:val="24"/>
                <w:bdr w:val="single" w:sz="2" w:space="0" w:color="E5E7EB" w:frame="1"/>
                <w:lang w:eastAsia="vi-VN"/>
                <w14:ligatures w14:val="none"/>
              </w:rPr>
              <w:t>ậ</w:t>
            </w:r>
            <w:r w:rsidRPr="00E56C2B">
              <w:rPr>
                <w:rFonts w:ascii="Comic Sans MS" w:eastAsia="Times New Roman" w:hAnsi="Comic Sans MS" w:cs="Times New Roman"/>
                <w:color w:val="000000"/>
                <w:kern w:val="0"/>
                <w:sz w:val="24"/>
                <w:szCs w:val="24"/>
                <w:bdr w:val="single" w:sz="2" w:space="0" w:color="E5E7EB" w:frame="1"/>
                <w:lang w:eastAsia="vi-VN"/>
                <w14:ligatures w14:val="none"/>
              </w:rPr>
              <w:t>t h</w:t>
            </w:r>
            <w:r w:rsidRPr="00E56C2B">
              <w:rPr>
                <w:rFonts w:ascii="Cambria" w:eastAsia="Times New Roman" w:hAnsi="Cambria" w:cs="Cambria"/>
                <w:color w:val="000000"/>
                <w:kern w:val="0"/>
                <w:sz w:val="24"/>
                <w:szCs w:val="24"/>
                <w:bdr w:val="single" w:sz="2" w:space="0" w:color="E5E7EB" w:frame="1"/>
                <w:lang w:eastAsia="vi-VN"/>
                <w14:ligatures w14:val="none"/>
              </w:rPr>
              <w:t>ơ</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v</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E56C2B">
              <w:rPr>
                <w:rFonts w:ascii="Cambria" w:eastAsia="Times New Roman" w:hAnsi="Cambria" w:cs="Cambria"/>
                <w:color w:val="000000"/>
                <w:kern w:val="0"/>
                <w:sz w:val="24"/>
                <w:szCs w:val="24"/>
                <w:bdr w:val="single" w:sz="2" w:space="0" w:color="E5E7EB" w:frame="1"/>
                <w:lang w:eastAsia="vi-VN"/>
                <w14:ligatures w14:val="none"/>
              </w:rPr>
              <w:t>ậ</w:t>
            </w:r>
            <w:r w:rsidRPr="00E56C2B">
              <w:rPr>
                <w:rFonts w:ascii="Comic Sans MS" w:eastAsia="Times New Roman" w:hAnsi="Comic Sans MS" w:cs="Times New Roman"/>
                <w:color w:val="000000"/>
                <w:kern w:val="0"/>
                <w:sz w:val="24"/>
                <w:szCs w:val="24"/>
                <w:bdr w:val="single" w:sz="2" w:space="0" w:color="E5E7EB" w:frame="1"/>
                <w:lang w:eastAsia="vi-VN"/>
                <w14:ligatures w14:val="none"/>
              </w:rPr>
              <w:t>m ch</w:t>
            </w:r>
            <w:r w:rsidRPr="00E56C2B">
              <w:rPr>
                <w:rFonts w:ascii="Comic Sans MS" w:eastAsia="Times New Roman" w:hAnsi="Comic Sans MS" w:cs="Comic Sans MS"/>
                <w:color w:val="000000"/>
                <w:kern w:val="0"/>
                <w:sz w:val="24"/>
                <w:szCs w:val="24"/>
                <w:bdr w:val="single" w:sz="2" w:space="0" w:color="E5E7EB" w:frame="1"/>
                <w:lang w:eastAsia="vi-VN"/>
                <w14:ligatures w14:val="none"/>
              </w:rPr>
              <w:t>í</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E56C2B">
              <w:rPr>
                <w:rFonts w:ascii="Cambria" w:eastAsia="Times New Roman" w:hAnsi="Cambria" w:cs="Cambria"/>
                <w:color w:val="000000"/>
                <w:kern w:val="0"/>
                <w:sz w:val="24"/>
                <w:szCs w:val="24"/>
                <w:bdr w:val="single" w:sz="2" w:space="0" w:color="E5E7EB" w:frame="1"/>
                <w:lang w:eastAsia="vi-VN"/>
                <w14:ligatures w14:val="none"/>
              </w:rPr>
              <w:t>ắ</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ầ</w:t>
            </w:r>
            <w:r w:rsidRPr="00E56C2B">
              <w:rPr>
                <w:rFonts w:ascii="Comic Sans MS" w:eastAsia="Times New Roman" w:hAnsi="Comic Sans MS" w:cs="Times New Roman"/>
                <w:color w:val="000000"/>
                <w:kern w:val="0"/>
                <w:sz w:val="24"/>
                <w:szCs w:val="24"/>
                <w:bdr w:val="single" w:sz="2" w:space="0" w:color="E5E7EB" w:frame="1"/>
                <w:lang w:eastAsia="vi-VN"/>
                <w14:ligatures w14:val="none"/>
              </w:rPr>
              <w:t>u kinh doanh. C</w:t>
            </w:r>
            <w:r w:rsidRPr="00E56C2B">
              <w:rPr>
                <w:rFonts w:ascii="Comic Sans MS" w:eastAsia="Times New Roman" w:hAnsi="Comic Sans MS" w:cs="Comic Sans MS"/>
                <w:color w:val="000000"/>
                <w:kern w:val="0"/>
                <w:sz w:val="24"/>
                <w:szCs w:val="24"/>
                <w:bdr w:val="single" w:sz="2" w:space="0" w:color="E5E7EB" w:frame="1"/>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c gia </w:t>
            </w:r>
            <w:r w:rsidRPr="00E56C2B">
              <w:rPr>
                <w:rFonts w:ascii="Comic Sans MS" w:eastAsia="Times New Roman" w:hAnsi="Comic Sans MS" w:cs="Comic Sans MS"/>
                <w:color w:val="000000"/>
                <w:kern w:val="0"/>
                <w:sz w:val="24"/>
                <w:szCs w:val="24"/>
                <w:bdr w:val="single" w:sz="2" w:space="0" w:color="E5E7EB" w:frame="1"/>
                <w:lang w:eastAsia="vi-VN"/>
                <w14:ligatures w14:val="none"/>
              </w:rPr>
              <w:t>đì</w:t>
            </w:r>
            <w:r w:rsidRPr="00E56C2B">
              <w:rPr>
                <w:rFonts w:ascii="Comic Sans MS" w:eastAsia="Times New Roman" w:hAnsi="Comic Sans MS" w:cs="Times New Roman"/>
                <w:color w:val="000000"/>
                <w:kern w:val="0"/>
                <w:sz w:val="24"/>
                <w:szCs w:val="24"/>
                <w:bdr w:val="single" w:sz="2" w:space="0" w:color="E5E7EB" w:frame="1"/>
                <w:lang w:eastAsia="vi-VN"/>
                <w14:ligatures w14:val="none"/>
              </w:rPr>
              <w:t>nh d</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nh </w:t>
            </w:r>
            <w:r w:rsidRPr="00E56C2B">
              <w:rPr>
                <w:rFonts w:ascii="Comic Sans MS" w:eastAsia="Times New Roman" w:hAnsi="Comic Sans MS" w:cs="Comic Sans MS"/>
                <w:color w:val="000000"/>
                <w:kern w:val="0"/>
                <w:sz w:val="24"/>
                <w:szCs w:val="24"/>
                <w:bdr w:val="single" w:sz="2" w:space="0" w:color="E5E7EB" w:frame="1"/>
                <w:lang w:eastAsia="vi-VN"/>
                <w14:ligatures w14:val="none"/>
              </w:rPr>
              <w:t>í</w:t>
            </w:r>
            <w:r w:rsidRPr="00E56C2B">
              <w:rPr>
                <w:rFonts w:ascii="Comic Sans MS" w:eastAsia="Times New Roman" w:hAnsi="Comic Sans MS" w:cs="Times New Roman"/>
                <w:color w:val="000000"/>
                <w:kern w:val="0"/>
                <w:sz w:val="24"/>
                <w:szCs w:val="24"/>
                <w:bdr w:val="single" w:sz="2" w:space="0" w:color="E5E7EB" w:frame="1"/>
                <w:lang w:eastAsia="vi-VN"/>
                <w14:ligatures w14:val="none"/>
              </w:rPr>
              <w:t>t th</w:t>
            </w:r>
            <w:r w:rsidRPr="00E56C2B">
              <w:rPr>
                <w:rFonts w:ascii="Cambria" w:eastAsia="Times New Roman" w:hAnsi="Cambria" w:cs="Cambria"/>
                <w:color w:val="000000"/>
                <w:kern w:val="0"/>
                <w:sz w:val="24"/>
                <w:szCs w:val="24"/>
                <w:bdr w:val="single" w:sz="2" w:space="0" w:color="E5E7EB" w:frame="1"/>
                <w:lang w:eastAsia="vi-VN"/>
                <w14:ligatures w14:val="none"/>
              </w:rPr>
              <w:t>ờ</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gian b</w:t>
            </w:r>
            <w:r w:rsidRPr="00E56C2B">
              <w:rPr>
                <w:rFonts w:ascii="Cambria" w:eastAsia="Times New Roman" w:hAnsi="Cambria" w:cs="Cambria"/>
                <w:color w:val="000000"/>
                <w:kern w:val="0"/>
                <w:sz w:val="24"/>
                <w:szCs w:val="24"/>
                <w:bdr w:val="single" w:sz="2" w:space="0" w:color="E5E7EB" w:frame="1"/>
                <w:lang w:eastAsia="vi-VN"/>
                <w14:ligatures w14:val="none"/>
              </w:rPr>
              <w:t>ị</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E56C2B">
              <w:rPr>
                <w:rFonts w:ascii="Cambria" w:eastAsia="Times New Roman" w:hAnsi="Cambria" w:cs="Cambria"/>
                <w:color w:val="000000"/>
                <w:kern w:val="0"/>
                <w:sz w:val="24"/>
                <w:szCs w:val="24"/>
                <w:bdr w:val="single" w:sz="2" w:space="0" w:color="E5E7EB" w:frame="1"/>
                <w:lang w:eastAsia="vi-VN"/>
                <w14:ligatures w14:val="none"/>
              </w:rPr>
              <w:t>ệ</w:t>
            </w:r>
            <w:r w:rsidRPr="00E56C2B">
              <w:rPr>
                <w:rFonts w:ascii="Comic Sans MS" w:eastAsia="Times New Roman" w:hAnsi="Comic Sans MS" w:cs="Times New Roman"/>
                <w:color w:val="000000"/>
                <w:kern w:val="0"/>
                <w:sz w:val="24"/>
                <w:szCs w:val="24"/>
                <w:bdr w:val="single" w:sz="2" w:space="0" w:color="E5E7EB" w:frame="1"/>
                <w:lang w:eastAsia="vi-VN"/>
                <w14:ligatures w14:val="none"/>
              </w:rPr>
              <w:t>nh hay ch</w:t>
            </w:r>
            <w:r w:rsidRPr="00E56C2B">
              <w:rPr>
                <w:rFonts w:ascii="Comic Sans MS" w:eastAsia="Times New Roman" w:hAnsi="Comic Sans MS" w:cs="Comic Sans MS"/>
                <w:color w:val="000000"/>
                <w:kern w:val="0"/>
                <w:sz w:val="24"/>
                <w:szCs w:val="24"/>
                <w:bdr w:val="single" w:sz="2" w:space="0" w:color="E5E7EB" w:frame="1"/>
                <w:lang w:eastAsia="vi-VN"/>
                <w14:ligatures w14:val="none"/>
              </w:rPr>
              <w:t>ă</w:t>
            </w:r>
            <w:r w:rsidRPr="00E56C2B">
              <w:rPr>
                <w:rFonts w:ascii="Comic Sans MS" w:eastAsia="Times New Roman" w:hAnsi="Comic Sans MS" w:cs="Times New Roman"/>
                <w:color w:val="000000"/>
                <w:kern w:val="0"/>
                <w:sz w:val="24"/>
                <w:szCs w:val="24"/>
                <w:bdr w:val="single" w:sz="2" w:space="0" w:color="E5E7EB" w:frame="1"/>
                <w:lang w:eastAsia="vi-VN"/>
                <w14:ligatures w14:val="none"/>
              </w:rPr>
              <w:t>m s</w:t>
            </w:r>
            <w:r w:rsidRPr="00E56C2B">
              <w:rPr>
                <w:rFonts w:ascii="Comic Sans MS" w:eastAsia="Times New Roman" w:hAnsi="Comic Sans MS" w:cs="Comic Sans MS"/>
                <w:color w:val="000000"/>
                <w:kern w:val="0"/>
                <w:sz w:val="24"/>
                <w:szCs w:val="24"/>
                <w:bdr w:val="single" w:sz="2" w:space="0" w:color="E5E7EB" w:frame="1"/>
                <w:lang w:eastAsia="vi-VN"/>
                <w14:ligatures w14:val="none"/>
              </w:rPr>
              <w:t>ó</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ng</w:t>
            </w:r>
            <w:r w:rsidRPr="00E56C2B">
              <w:rPr>
                <w:rFonts w:ascii="Cambria" w:eastAsia="Times New Roman" w:hAnsi="Cambria" w:cs="Cambria"/>
                <w:color w:val="000000"/>
                <w:kern w:val="0"/>
                <w:sz w:val="24"/>
                <w:szCs w:val="24"/>
                <w:bdr w:val="single" w:sz="2" w:space="0" w:color="E5E7EB" w:frame="1"/>
                <w:lang w:eastAsia="vi-VN"/>
                <w14:ligatures w14:val="none"/>
              </w:rPr>
              <w:t>ườ</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b</w:t>
            </w:r>
            <w:r w:rsidRPr="00E56C2B">
              <w:rPr>
                <w:rFonts w:ascii="Cambria" w:eastAsia="Times New Roman" w:hAnsi="Cambria" w:cs="Cambria"/>
                <w:color w:val="000000"/>
                <w:kern w:val="0"/>
                <w:sz w:val="24"/>
                <w:szCs w:val="24"/>
                <w:bdr w:val="single" w:sz="2" w:space="0" w:color="E5E7EB" w:frame="1"/>
                <w:lang w:eastAsia="vi-VN"/>
                <w14:ligatures w14:val="none"/>
              </w:rPr>
              <w:t>ệ</w:t>
            </w:r>
            <w:r w:rsidRPr="00E56C2B">
              <w:rPr>
                <w:rFonts w:ascii="Comic Sans MS" w:eastAsia="Times New Roman" w:hAnsi="Comic Sans MS" w:cs="Times New Roman"/>
                <w:color w:val="000000"/>
                <w:kern w:val="0"/>
                <w:sz w:val="24"/>
                <w:szCs w:val="24"/>
                <w:bdr w:val="single" w:sz="2" w:space="0" w:color="E5E7EB" w:frame="1"/>
                <w:lang w:eastAsia="vi-VN"/>
                <w14:ligatures w14:val="none"/>
              </w:rPr>
              <w:t>nh h</w:t>
            </w:r>
            <w:r w:rsidRPr="00E56C2B">
              <w:rPr>
                <w:rFonts w:ascii="Cambria" w:eastAsia="Times New Roman" w:hAnsi="Cambria" w:cs="Cambria"/>
                <w:color w:val="000000"/>
                <w:kern w:val="0"/>
                <w:sz w:val="24"/>
                <w:szCs w:val="24"/>
                <w:bdr w:val="single" w:sz="2" w:space="0" w:color="E5E7EB" w:frame="1"/>
                <w:lang w:eastAsia="vi-VN"/>
                <w14:ligatures w14:val="none"/>
              </w:rPr>
              <w:t>ơ</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Quan tr</w:t>
            </w:r>
            <w:r w:rsidRPr="00E56C2B">
              <w:rPr>
                <w:rFonts w:ascii="Cambria" w:eastAsia="Times New Roman" w:hAnsi="Cambria" w:cs="Cambria"/>
                <w:color w:val="000000"/>
                <w:kern w:val="0"/>
                <w:sz w:val="24"/>
                <w:szCs w:val="24"/>
                <w:bdr w:val="single" w:sz="2" w:space="0" w:color="E5E7EB" w:frame="1"/>
                <w:lang w:eastAsia="vi-VN"/>
                <w14:ligatures w14:val="none"/>
              </w:rPr>
              <w:t>ọ</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nh</w:t>
            </w:r>
            <w:r w:rsidRPr="00E56C2B">
              <w:rPr>
                <w:rFonts w:ascii="Cambria" w:eastAsia="Times New Roman" w:hAnsi="Cambria" w:cs="Cambria"/>
                <w:color w:val="000000"/>
                <w:kern w:val="0"/>
                <w:sz w:val="24"/>
                <w:szCs w:val="24"/>
                <w:bdr w:val="single" w:sz="2" w:space="0" w:color="E5E7EB" w:frame="1"/>
                <w:lang w:eastAsia="vi-VN"/>
                <w14:ligatures w14:val="none"/>
              </w:rPr>
              <w:t>ấ</w:t>
            </w:r>
            <w:r w:rsidRPr="00E56C2B">
              <w:rPr>
                <w:rFonts w:ascii="Comic Sans MS" w:eastAsia="Times New Roman" w:hAnsi="Comic Sans MS" w:cs="Times New Roman"/>
                <w:color w:val="000000"/>
                <w:kern w:val="0"/>
                <w:sz w:val="24"/>
                <w:szCs w:val="24"/>
                <w:bdr w:val="single" w:sz="2" w:space="0" w:color="E5E7EB" w:frame="1"/>
                <w:lang w:eastAsia="vi-VN"/>
                <w14:ligatures w14:val="none"/>
              </w:rPr>
              <w:t>t, kh</w:t>
            </w:r>
            <w:r w:rsidRPr="00E56C2B">
              <w:rPr>
                <w:rFonts w:ascii="Comic Sans MS" w:eastAsia="Times New Roman" w:hAnsi="Comic Sans MS" w:cs="Comic Sans MS"/>
                <w:color w:val="000000"/>
                <w:kern w:val="0"/>
                <w:sz w:val="24"/>
                <w:szCs w:val="24"/>
                <w:bdr w:val="single" w:sz="2" w:space="0" w:color="E5E7EB" w:frame="1"/>
                <w:lang w:eastAsia="vi-VN"/>
                <w14:ligatures w14:val="none"/>
              </w:rPr>
              <w:t>ô</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ph</w:t>
            </w:r>
            <w:r w:rsidRPr="00E56C2B">
              <w:rPr>
                <w:rFonts w:ascii="Cambria" w:eastAsia="Times New Roman" w:hAnsi="Cambria" w:cs="Cambria"/>
                <w:color w:val="000000"/>
                <w:kern w:val="0"/>
                <w:sz w:val="24"/>
                <w:szCs w:val="24"/>
                <w:bdr w:val="single" w:sz="2" w:space="0" w:color="E5E7EB" w:frame="1"/>
                <w:lang w:eastAsia="vi-VN"/>
                <w14:ligatures w14:val="none"/>
              </w:rPr>
              <w:t>ả</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l</w:t>
            </w:r>
            <w:r w:rsidRPr="00E56C2B">
              <w:rPr>
                <w:rFonts w:ascii="Cambria" w:eastAsia="Times New Roman" w:hAnsi="Cambria" w:cs="Cambria"/>
                <w:color w:val="000000"/>
                <w:kern w:val="0"/>
                <w:sz w:val="24"/>
                <w:szCs w:val="24"/>
                <w:bdr w:val="single" w:sz="2" w:space="0" w:color="E5E7EB" w:frame="1"/>
                <w:lang w:eastAsia="vi-VN"/>
                <w14:ligatures w14:val="none"/>
              </w:rPr>
              <w:t>ấ</w:t>
            </w:r>
            <w:r w:rsidRPr="00E56C2B">
              <w:rPr>
                <w:rFonts w:ascii="Comic Sans MS" w:eastAsia="Times New Roman" w:hAnsi="Comic Sans MS" w:cs="Times New Roman"/>
                <w:color w:val="000000"/>
                <w:kern w:val="0"/>
                <w:sz w:val="24"/>
                <w:szCs w:val="24"/>
                <w:bdr w:val="single" w:sz="2" w:space="0" w:color="E5E7EB" w:frame="1"/>
                <w:lang w:eastAsia="vi-VN"/>
                <w14:ligatures w14:val="none"/>
              </w:rPr>
              <w:t>y n</w:t>
            </w:r>
            <w:r w:rsidRPr="00E56C2B">
              <w:rPr>
                <w:rFonts w:ascii="Cambria" w:eastAsia="Times New Roman" w:hAnsi="Cambria" w:cs="Cambria"/>
                <w:color w:val="000000"/>
                <w:kern w:val="0"/>
                <w:sz w:val="24"/>
                <w:szCs w:val="24"/>
                <w:bdr w:val="single" w:sz="2" w:space="0" w:color="E5E7EB" w:frame="1"/>
                <w:lang w:eastAsia="vi-VN"/>
                <w14:ligatures w14:val="none"/>
              </w:rPr>
              <w:t>ướ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ngh</w:t>
            </w:r>
            <w:r w:rsidRPr="00E56C2B">
              <w:rPr>
                <w:rFonts w:ascii="Comic Sans MS" w:eastAsia="Times New Roman" w:hAnsi="Comic Sans MS" w:cs="Comic Sans MS"/>
                <w:color w:val="000000"/>
                <w:kern w:val="0"/>
                <w:sz w:val="24"/>
                <w:szCs w:val="24"/>
                <w:bdr w:val="single" w:sz="2" w:space="0" w:color="E5E7EB" w:frame="1"/>
                <w:lang w:eastAsia="vi-VN"/>
                <w14:ligatures w14:val="none"/>
              </w:rPr>
              <w:t>ĩ</w:t>
            </w:r>
            <w:r w:rsidRPr="00E56C2B">
              <w:rPr>
                <w:rFonts w:ascii="Comic Sans MS" w:eastAsia="Times New Roman" w:hAnsi="Comic Sans MS" w:cs="Times New Roman"/>
                <w:color w:val="000000"/>
                <w:kern w:val="0"/>
                <w:sz w:val="24"/>
                <w:szCs w:val="24"/>
                <w:bdr w:val="single" w:sz="2" w:space="0" w:color="E5E7EB" w:frame="1"/>
                <w:lang w:eastAsia="vi-VN"/>
                <w14:ligatures w14:val="none"/>
              </w:rPr>
              <w:t>a l</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con g</w:t>
            </w:r>
            <w:r w:rsidRPr="00E56C2B">
              <w:rPr>
                <w:rFonts w:ascii="Comic Sans MS" w:eastAsia="Times New Roman" w:hAnsi="Comic Sans MS" w:cs="Comic Sans MS"/>
                <w:color w:val="000000"/>
                <w:kern w:val="0"/>
                <w:sz w:val="24"/>
                <w:szCs w:val="24"/>
                <w:bdr w:val="single" w:sz="2" w:space="0" w:color="E5E7EB" w:frame="1"/>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có th</w:t>
            </w:r>
            <w:r w:rsidRPr="00E56C2B">
              <w:rPr>
                <w:rFonts w:ascii="Cambria" w:eastAsia="Times New Roman" w:hAnsi="Cambria" w:cs="Cambria"/>
                <w:color w:val="000000"/>
                <w:kern w:val="0"/>
                <w:sz w:val="24"/>
                <w:szCs w:val="24"/>
                <w:bdr w:val="single" w:sz="2" w:space="0" w:color="E5E7EB" w:frame="1"/>
                <w:lang w:eastAsia="vi-VN"/>
                <w14:ligatures w14:val="none"/>
              </w:rPr>
              <w:t>ể</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ế</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tr</w:t>
            </w:r>
            <w:r w:rsidRPr="00E56C2B">
              <w:rPr>
                <w:rFonts w:ascii="Cambria" w:eastAsia="Times New Roman" w:hAnsi="Cambria" w:cs="Cambria"/>
                <w:color w:val="000000"/>
                <w:kern w:val="0"/>
                <w:sz w:val="24"/>
                <w:szCs w:val="24"/>
                <w:bdr w:val="single" w:sz="2" w:space="0" w:color="E5E7EB" w:frame="1"/>
                <w:lang w:eastAsia="vi-VN"/>
                <w14:ligatures w14:val="none"/>
              </w:rPr>
              <w:t>ườ</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h</w:t>
            </w:r>
            <w:r w:rsidRPr="00E56C2B">
              <w:rPr>
                <w:rFonts w:ascii="Cambria" w:eastAsia="Times New Roman" w:hAnsi="Cambria" w:cs="Cambria"/>
                <w:color w:val="000000"/>
                <w:kern w:val="0"/>
                <w:sz w:val="24"/>
                <w:szCs w:val="24"/>
                <w:bdr w:val="single" w:sz="2" w:space="0" w:color="E5E7EB" w:frame="1"/>
                <w:lang w:eastAsia="vi-VN"/>
                <w14:ligatures w14:val="none"/>
              </w:rPr>
              <w:t>ọ</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v</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E56C2B">
              <w:rPr>
                <w:rFonts w:ascii="Comic Sans MS" w:eastAsia="Times New Roman" w:hAnsi="Comic Sans MS" w:cs="Comic Sans MS"/>
                <w:color w:val="000000"/>
                <w:kern w:val="0"/>
                <w:sz w:val="24"/>
                <w:szCs w:val="24"/>
                <w:bdr w:val="single" w:sz="2" w:space="0" w:color="E5E7EB" w:frame="1"/>
                <w:lang w:eastAsia="vi-VN"/>
                <w14:ligatures w14:val="none"/>
              </w:rPr>
              <w:t>ó</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vi</w:t>
            </w:r>
            <w:r w:rsidRPr="00E56C2B">
              <w:rPr>
                <w:rFonts w:ascii="Cambria" w:eastAsia="Times New Roman" w:hAnsi="Cambria" w:cs="Cambria"/>
                <w:color w:val="000000"/>
                <w:kern w:val="0"/>
                <w:sz w:val="24"/>
                <w:szCs w:val="24"/>
                <w:bdr w:val="single" w:sz="2" w:space="0" w:color="E5E7EB" w:frame="1"/>
                <w:lang w:eastAsia="vi-VN"/>
                <w14:ligatures w14:val="none"/>
              </w:rPr>
              <w:t>ệ</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l</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m. Vi</w:t>
            </w:r>
            <w:r w:rsidRPr="00E56C2B">
              <w:rPr>
                <w:rFonts w:ascii="Cambria" w:eastAsia="Times New Roman" w:hAnsi="Cambria" w:cs="Cambria"/>
                <w:color w:val="000000"/>
                <w:kern w:val="0"/>
                <w:sz w:val="24"/>
                <w:szCs w:val="24"/>
                <w:bdr w:val="single" w:sz="2" w:space="0" w:color="E5E7EB" w:frame="1"/>
                <w:lang w:eastAsia="vi-VN"/>
                <w14:ligatures w14:val="none"/>
              </w:rPr>
              <w:t>ệ</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c</w:t>
            </w:r>
            <w:r w:rsidRPr="00E56C2B">
              <w:rPr>
                <w:rFonts w:ascii="Cambria" w:eastAsia="Times New Roman" w:hAnsi="Cambria" w:cs="Cambria"/>
                <w:color w:val="000000"/>
                <w:kern w:val="0"/>
                <w:sz w:val="24"/>
                <w:szCs w:val="24"/>
                <w:bdr w:val="single" w:sz="2" w:space="0" w:color="E5E7EB" w:frame="1"/>
                <w:lang w:eastAsia="vi-VN"/>
                <w14:ligatures w14:val="none"/>
              </w:rPr>
              <w:t>ầ</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ph</w:t>
            </w:r>
            <w:r w:rsidRPr="00E56C2B">
              <w:rPr>
                <w:rFonts w:ascii="Cambria" w:eastAsia="Times New Roman" w:hAnsi="Cambria" w:cs="Cambria"/>
                <w:color w:val="000000"/>
                <w:kern w:val="0"/>
                <w:sz w:val="24"/>
                <w:szCs w:val="24"/>
                <w:bdr w:val="single" w:sz="2" w:space="0" w:color="E5E7EB" w:frame="1"/>
                <w:lang w:eastAsia="vi-VN"/>
                <w14:ligatures w14:val="none"/>
              </w:rPr>
              <w:t>ả</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l</w:t>
            </w:r>
            <w:r w:rsidRPr="00E56C2B">
              <w:rPr>
                <w:rFonts w:ascii="Cambria" w:eastAsia="Times New Roman" w:hAnsi="Cambria" w:cs="Cambria"/>
                <w:color w:val="000000"/>
                <w:kern w:val="0"/>
                <w:sz w:val="24"/>
                <w:szCs w:val="24"/>
                <w:bdr w:val="single" w:sz="2" w:space="0" w:color="E5E7EB" w:frame="1"/>
                <w:lang w:eastAsia="vi-VN"/>
                <w14:ligatures w14:val="none"/>
              </w:rPr>
              <w:t>ấ</w:t>
            </w:r>
            <w:r w:rsidRPr="00E56C2B">
              <w:rPr>
                <w:rFonts w:ascii="Comic Sans MS" w:eastAsia="Times New Roman" w:hAnsi="Comic Sans MS" w:cs="Times New Roman"/>
                <w:color w:val="000000"/>
                <w:kern w:val="0"/>
                <w:sz w:val="24"/>
                <w:szCs w:val="24"/>
                <w:bdr w:val="single" w:sz="2" w:space="0" w:color="E5E7EB" w:frame="1"/>
                <w:lang w:eastAsia="vi-VN"/>
                <w14:ligatures w14:val="none"/>
              </w:rPr>
              <w:t>y n</w:t>
            </w:r>
            <w:r w:rsidRPr="00E56C2B">
              <w:rPr>
                <w:rFonts w:ascii="Cambria" w:eastAsia="Times New Roman" w:hAnsi="Cambria" w:cs="Cambria"/>
                <w:color w:val="000000"/>
                <w:kern w:val="0"/>
                <w:sz w:val="24"/>
                <w:szCs w:val="24"/>
                <w:bdr w:val="single" w:sz="2" w:space="0" w:color="E5E7EB" w:frame="1"/>
                <w:lang w:eastAsia="vi-VN"/>
                <w14:ligatures w14:val="none"/>
              </w:rPr>
              <w:t>ướ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c cho gia </w:t>
            </w:r>
            <w:r w:rsidRPr="00E56C2B">
              <w:rPr>
                <w:rFonts w:ascii="Comic Sans MS" w:eastAsia="Times New Roman" w:hAnsi="Comic Sans MS" w:cs="Comic Sans MS"/>
                <w:color w:val="000000"/>
                <w:kern w:val="0"/>
                <w:sz w:val="24"/>
                <w:szCs w:val="24"/>
                <w:bdr w:val="single" w:sz="2" w:space="0" w:color="E5E7EB" w:frame="1"/>
                <w:lang w:eastAsia="vi-VN"/>
                <w14:ligatures w14:val="none"/>
              </w:rPr>
              <w:t>đì</w:t>
            </w:r>
            <w:r w:rsidRPr="00E56C2B">
              <w:rPr>
                <w:rFonts w:ascii="Comic Sans MS" w:eastAsia="Times New Roman" w:hAnsi="Comic Sans MS" w:cs="Times New Roman"/>
                <w:color w:val="000000"/>
                <w:kern w:val="0"/>
                <w:sz w:val="24"/>
                <w:szCs w:val="24"/>
                <w:bdr w:val="single" w:sz="2" w:space="0" w:color="E5E7EB" w:frame="1"/>
                <w:lang w:eastAsia="vi-VN"/>
                <w14:ligatures w14:val="none"/>
              </w:rPr>
              <w:t>nh, hay ph</w:t>
            </w:r>
            <w:r w:rsidRPr="00E56C2B">
              <w:rPr>
                <w:rFonts w:ascii="Cambria" w:eastAsia="Times New Roman" w:hAnsi="Cambria" w:cs="Cambria"/>
                <w:color w:val="000000"/>
                <w:kern w:val="0"/>
                <w:sz w:val="24"/>
                <w:szCs w:val="24"/>
                <w:bdr w:val="single" w:sz="2" w:space="0" w:color="E5E7EB" w:frame="1"/>
                <w:lang w:eastAsia="vi-VN"/>
                <w14:ligatures w14:val="none"/>
              </w:rPr>
              <w:t>ả</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ch</w:t>
            </w:r>
            <w:r w:rsidRPr="00E56C2B">
              <w:rPr>
                <w:rFonts w:ascii="Comic Sans MS" w:eastAsia="Times New Roman" w:hAnsi="Comic Sans MS" w:cs="Comic Sans MS"/>
                <w:color w:val="000000"/>
                <w:kern w:val="0"/>
                <w:sz w:val="24"/>
                <w:szCs w:val="24"/>
                <w:bdr w:val="single" w:sz="2" w:space="0" w:color="E5E7EB" w:frame="1"/>
                <w:lang w:eastAsia="vi-VN"/>
                <w14:ligatures w14:val="none"/>
              </w:rPr>
              <w:t>ă</w:t>
            </w:r>
            <w:r w:rsidRPr="00E56C2B">
              <w:rPr>
                <w:rFonts w:ascii="Comic Sans MS" w:eastAsia="Times New Roman" w:hAnsi="Comic Sans MS" w:cs="Times New Roman"/>
                <w:color w:val="000000"/>
                <w:kern w:val="0"/>
                <w:sz w:val="24"/>
                <w:szCs w:val="24"/>
                <w:bdr w:val="single" w:sz="2" w:space="0" w:color="E5E7EB" w:frame="1"/>
                <w:lang w:eastAsia="vi-VN"/>
                <w14:ligatures w14:val="none"/>
              </w:rPr>
              <w:t>m s</w:t>
            </w:r>
            <w:r w:rsidRPr="00E56C2B">
              <w:rPr>
                <w:rFonts w:ascii="Comic Sans MS" w:eastAsia="Times New Roman" w:hAnsi="Comic Sans MS" w:cs="Comic Sans MS"/>
                <w:color w:val="000000"/>
                <w:kern w:val="0"/>
                <w:sz w:val="24"/>
                <w:szCs w:val="24"/>
                <w:bdr w:val="single" w:sz="2" w:space="0" w:color="E5E7EB" w:frame="1"/>
                <w:lang w:eastAsia="vi-VN"/>
                <w14:ligatures w14:val="none"/>
              </w:rPr>
              <w:t>ó</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c</w:t>
            </w:r>
            <w:r w:rsidRPr="00E56C2B">
              <w:rPr>
                <w:rFonts w:ascii="Comic Sans MS" w:eastAsia="Times New Roman" w:hAnsi="Comic Sans MS" w:cs="Comic Sans MS"/>
                <w:color w:val="000000"/>
                <w:kern w:val="0"/>
                <w:sz w:val="24"/>
                <w:szCs w:val="24"/>
                <w:bdr w:val="single" w:sz="2" w:space="0" w:color="E5E7EB" w:frame="1"/>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em khi m</w:t>
            </w:r>
            <w:r w:rsidRPr="00E56C2B">
              <w:rPr>
                <w:rFonts w:ascii="Cambria" w:eastAsia="Times New Roman" w:hAnsi="Cambria" w:cs="Cambria"/>
                <w:color w:val="000000"/>
                <w:kern w:val="0"/>
                <w:sz w:val="24"/>
                <w:szCs w:val="24"/>
                <w:bdr w:val="single" w:sz="2" w:space="0" w:color="E5E7EB" w:frame="1"/>
                <w:lang w:eastAsia="vi-VN"/>
                <w14:ligatures w14:val="none"/>
              </w:rPr>
              <w:t>ẹ</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v</w:t>
            </w:r>
            <w:r w:rsidRPr="00E56C2B">
              <w:rPr>
                <w:rFonts w:ascii="Cambria" w:eastAsia="Times New Roman" w:hAnsi="Cambria" w:cs="Cambria"/>
                <w:color w:val="000000"/>
                <w:kern w:val="0"/>
                <w:sz w:val="24"/>
                <w:szCs w:val="24"/>
                <w:bdr w:val="single" w:sz="2" w:space="0" w:color="E5E7EB" w:frame="1"/>
                <w:lang w:eastAsia="vi-VN"/>
                <w14:ligatures w14:val="none"/>
              </w:rPr>
              <w:t>ắ</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th</w:t>
            </w:r>
            <w:r w:rsidRPr="00E56C2B">
              <w:rPr>
                <w:rFonts w:ascii="Cambria" w:eastAsia="Times New Roman" w:hAnsi="Cambria" w:cs="Cambria"/>
                <w:color w:val="000000"/>
                <w:kern w:val="0"/>
                <w:sz w:val="24"/>
                <w:szCs w:val="24"/>
                <w:bdr w:val="single" w:sz="2" w:space="0" w:color="E5E7EB" w:frame="1"/>
                <w:lang w:eastAsia="vi-VN"/>
                <w14:ligatures w14:val="none"/>
              </w:rPr>
              <w:t>ườ</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ng</w:t>
            </w:r>
            <w:r w:rsidRPr="00E56C2B">
              <w:rPr>
                <w:rFonts w:ascii="Comic Sans MS" w:eastAsia="Times New Roman" w:hAnsi="Comic Sans MS" w:cs="Comic Sans MS"/>
                <w:color w:val="000000"/>
                <w:kern w:val="0"/>
                <w:sz w:val="24"/>
                <w:szCs w:val="24"/>
                <w:bdr w:val="single" w:sz="2" w:space="0" w:color="E5E7EB" w:frame="1"/>
                <w:lang w:eastAsia="vi-VN"/>
                <w14:ligatures w14:val="none"/>
              </w:rPr>
              <w:t>ă</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c</w:t>
            </w:r>
            <w:r w:rsidRPr="00E56C2B">
              <w:rPr>
                <w:rFonts w:ascii="Cambria" w:eastAsia="Times New Roman" w:hAnsi="Cambria" w:cs="Cambria"/>
                <w:color w:val="000000"/>
                <w:kern w:val="0"/>
                <w:sz w:val="24"/>
                <w:szCs w:val="24"/>
                <w:bdr w:val="single" w:sz="2" w:space="0" w:color="E5E7EB" w:frame="1"/>
                <w:lang w:eastAsia="vi-VN"/>
                <w14:ligatures w14:val="none"/>
              </w:rPr>
              <w:t>ả</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ch</w:t>
            </w:r>
            <w:r w:rsidRPr="00E56C2B">
              <w:rPr>
                <w:rFonts w:ascii="Comic Sans MS" w:eastAsia="Times New Roman" w:hAnsi="Comic Sans MS" w:cs="Comic Sans MS"/>
                <w:color w:val="000000"/>
                <w:kern w:val="0"/>
                <w:sz w:val="24"/>
                <w:szCs w:val="24"/>
                <w:bdr w:val="single" w:sz="2" w:space="0" w:color="E5E7EB" w:frame="1"/>
                <w:lang w:eastAsia="vi-VN"/>
                <w14:ligatures w14:val="none"/>
              </w:rPr>
              <w:t>ú</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kh</w:t>
            </w:r>
            <w:r w:rsidRPr="00E56C2B">
              <w:rPr>
                <w:rFonts w:ascii="Cambria" w:eastAsia="Times New Roman" w:hAnsi="Cambria" w:cs="Cambria"/>
                <w:color w:val="000000"/>
                <w:kern w:val="0"/>
                <w:sz w:val="24"/>
                <w:szCs w:val="24"/>
                <w:bdr w:val="single" w:sz="2" w:space="0" w:color="E5E7EB" w:frame="1"/>
                <w:lang w:eastAsia="vi-VN"/>
                <w14:ligatures w14:val="none"/>
              </w:rPr>
              <w:t>ỏ</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nh</w:t>
            </w:r>
            <w:r w:rsidRPr="00E56C2B">
              <w:rPr>
                <w:rFonts w:ascii="Cambria" w:eastAsia="Times New Roman" w:hAnsi="Cambria" w:cs="Cambria"/>
                <w:color w:val="000000"/>
                <w:kern w:val="0"/>
                <w:sz w:val="24"/>
                <w:szCs w:val="24"/>
                <w:bdr w:val="single" w:sz="2" w:space="0" w:color="E5E7EB" w:frame="1"/>
                <w:lang w:eastAsia="vi-VN"/>
                <w14:ligatures w14:val="none"/>
              </w:rPr>
              <w:t>ữ</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tr</w:t>
            </w:r>
            <w:r w:rsidRPr="00E56C2B">
              <w:rPr>
                <w:rFonts w:ascii="Cambria" w:eastAsia="Times New Roman" w:hAnsi="Cambria" w:cs="Cambria"/>
                <w:color w:val="000000"/>
                <w:kern w:val="0"/>
                <w:sz w:val="24"/>
                <w:szCs w:val="24"/>
                <w:bdr w:val="single" w:sz="2" w:space="0" w:color="E5E7EB" w:frame="1"/>
                <w:lang w:eastAsia="vi-VN"/>
                <w14:ligatures w14:val="none"/>
              </w:rPr>
              <w:t>ả</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nghi</w:t>
            </w:r>
            <w:r w:rsidRPr="00E56C2B">
              <w:rPr>
                <w:rFonts w:ascii="Cambria" w:eastAsia="Times New Roman" w:hAnsi="Cambria" w:cs="Cambria"/>
                <w:color w:val="000000"/>
                <w:kern w:val="0"/>
                <w:sz w:val="24"/>
                <w:szCs w:val="24"/>
                <w:bdr w:val="single" w:sz="2" w:space="0" w:color="E5E7EB" w:frame="1"/>
                <w:lang w:eastAsia="vi-VN"/>
                <w14:ligatures w14:val="none"/>
              </w:rPr>
              <w:t>ệ</w:t>
            </w:r>
            <w:r w:rsidRPr="00E56C2B">
              <w:rPr>
                <w:rFonts w:ascii="Comic Sans MS" w:eastAsia="Times New Roman" w:hAnsi="Comic Sans MS" w:cs="Times New Roman"/>
                <w:color w:val="000000"/>
                <w:kern w:val="0"/>
                <w:sz w:val="24"/>
                <w:szCs w:val="24"/>
                <w:bdr w:val="single" w:sz="2" w:space="0" w:color="E5E7EB" w:frame="1"/>
                <w:lang w:eastAsia="vi-VN"/>
                <w14:ligatures w14:val="none"/>
              </w:rPr>
              <w:t>m n</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y</w:t>
            </w:r>
          </w:p>
        </w:tc>
      </w:tr>
      <w:tr w:rsidR="00E56C2B" w:rsidRPr="00E56C2B" w14:paraId="0D498944" w14:textId="77777777" w:rsidTr="00E56C2B">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4FA3BE"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lang w:eastAsia="vi-VN"/>
                <w14:ligatures w14:val="none"/>
              </w:rPr>
              <w:t>Nh</w:t>
            </w:r>
            <w:r w:rsidRPr="00E56C2B">
              <w:rPr>
                <w:rFonts w:ascii="Cambria" w:eastAsia="Times New Roman" w:hAnsi="Cambria" w:cs="Cambria"/>
                <w:color w:val="000000"/>
                <w:kern w:val="0"/>
                <w:sz w:val="24"/>
                <w:szCs w:val="24"/>
                <w:bdr w:val="single" w:sz="2" w:space="0" w:color="E5E7EB" w:frame="1"/>
                <w:lang w:eastAsia="vi-VN"/>
                <w14:ligatures w14:val="none"/>
              </w:rPr>
              <w:t>ữ</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c</w:t>
            </w:r>
            <w:r w:rsidRPr="00E56C2B">
              <w:rPr>
                <w:rFonts w:ascii="Comic Sans MS" w:eastAsia="Times New Roman" w:hAnsi="Comic Sans MS" w:cs="Comic Sans MS"/>
                <w:color w:val="000000"/>
                <w:kern w:val="0"/>
                <w:sz w:val="24"/>
                <w:szCs w:val="24"/>
                <w:bdr w:val="single" w:sz="2" w:space="0" w:color="E5E7EB" w:frame="1"/>
                <w:lang w:eastAsia="vi-VN"/>
                <w14:ligatures w14:val="none"/>
              </w:rPr>
              <w:t>â</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u trong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omic Sans MS" w:eastAsia="Times New Roman" w:hAnsi="Comic Sans MS" w:cs="Times New Roman"/>
                <w:color w:val="000000"/>
                <w:kern w:val="0"/>
                <w:sz w:val="24"/>
                <w:szCs w:val="24"/>
                <w:bdr w:val="single" w:sz="2" w:space="0" w:color="E5E7EB" w:frame="1"/>
                <w:lang w:eastAsia="vi-VN"/>
                <w14:ligatures w14:val="none"/>
              </w:rPr>
              <w:t>o</w:t>
            </w:r>
            <w:r w:rsidRPr="00E56C2B">
              <w:rPr>
                <w:rFonts w:ascii="Cambria" w:eastAsia="Times New Roman" w:hAnsi="Cambria" w:cs="Cambria"/>
                <w:color w:val="000000"/>
                <w:kern w:val="0"/>
                <w:sz w:val="24"/>
                <w:szCs w:val="24"/>
                <w:bdr w:val="single" w:sz="2" w:space="0" w:color="E5E7EB" w:frame="1"/>
                <w:lang w:eastAsia="vi-VN"/>
                <w14:ligatures w14:val="none"/>
              </w:rPr>
              <w:t>ạ</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l</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m r</w:t>
            </w:r>
            <w:r w:rsidRPr="00E56C2B">
              <w:rPr>
                <w:rFonts w:ascii="Comic Sans MS" w:eastAsia="Times New Roman" w:hAnsi="Comic Sans MS" w:cs="Comic Sans MS"/>
                <w:color w:val="000000"/>
                <w:kern w:val="0"/>
                <w:sz w:val="24"/>
                <w:szCs w:val="24"/>
                <w:bdr w:val="single" w:sz="2" w:space="0" w:color="E5E7EB" w:frame="1"/>
                <w:lang w:eastAsia="vi-VN"/>
                <w14:ligatures w14:val="none"/>
              </w:rPr>
              <w:t>õ</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s</w:t>
            </w:r>
            <w:r w:rsidRPr="00E56C2B">
              <w:rPr>
                <w:rFonts w:ascii="Cambria" w:eastAsia="Times New Roman" w:hAnsi="Cambria" w:cs="Cambria"/>
                <w:color w:val="000000"/>
                <w:kern w:val="0"/>
                <w:sz w:val="24"/>
                <w:szCs w:val="24"/>
                <w:bdr w:val="single" w:sz="2" w:space="0" w:color="E5E7EB" w:frame="1"/>
                <w:lang w:eastAsia="vi-VN"/>
                <w14:ligatures w14:val="none"/>
              </w:rPr>
              <w:t>ự</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thay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ổ</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trong cu</w:t>
            </w:r>
            <w:r w:rsidRPr="00E56C2B">
              <w:rPr>
                <w:rFonts w:ascii="Cambria" w:eastAsia="Times New Roman" w:hAnsi="Cambria" w:cs="Cambria"/>
                <w:color w:val="000000"/>
                <w:kern w:val="0"/>
                <w:sz w:val="24"/>
                <w:szCs w:val="24"/>
                <w:bdr w:val="single" w:sz="2" w:space="0" w:color="E5E7EB" w:frame="1"/>
                <w:lang w:eastAsia="vi-VN"/>
                <w14:ligatures w14:val="none"/>
              </w:rPr>
              <w:t>ộ</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s</w:t>
            </w:r>
            <w:r w:rsidRPr="00E56C2B">
              <w:rPr>
                <w:rFonts w:ascii="Cambria" w:eastAsia="Times New Roman" w:hAnsi="Cambria" w:cs="Cambria"/>
                <w:color w:val="000000"/>
                <w:kern w:val="0"/>
                <w:sz w:val="24"/>
                <w:szCs w:val="24"/>
                <w:bdr w:val="single" w:sz="2" w:space="0" w:color="E5E7EB" w:frame="1"/>
                <w:lang w:eastAsia="vi-VN"/>
                <w14:ligatures w14:val="none"/>
              </w:rPr>
              <w:t>ố</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con ng</w:t>
            </w:r>
            <w:r w:rsidRPr="00E56C2B">
              <w:rPr>
                <w:rFonts w:ascii="Cambria" w:eastAsia="Times New Roman" w:hAnsi="Cambria" w:cs="Cambria"/>
                <w:color w:val="000000"/>
                <w:kern w:val="0"/>
                <w:sz w:val="24"/>
                <w:szCs w:val="24"/>
                <w:bdr w:val="single" w:sz="2" w:space="0" w:color="E5E7EB" w:frame="1"/>
                <w:lang w:eastAsia="vi-VN"/>
                <w14:ligatures w14:val="none"/>
              </w:rPr>
              <w:t>ườ</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b</w:t>
            </w:r>
            <w:r w:rsidRPr="00E56C2B">
              <w:rPr>
                <w:rFonts w:ascii="Cambria" w:eastAsia="Times New Roman" w:hAnsi="Cambria" w:cs="Cambria"/>
                <w:color w:val="000000"/>
                <w:kern w:val="0"/>
                <w:sz w:val="24"/>
                <w:szCs w:val="24"/>
                <w:bdr w:val="single" w:sz="2" w:space="0" w:color="E5E7EB" w:frame="1"/>
                <w:lang w:eastAsia="vi-VN"/>
                <w14:ligatures w14:val="none"/>
              </w:rPr>
              <w:t>ở</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ngu</w:t>
            </w:r>
            <w:r w:rsidRPr="00E56C2B">
              <w:rPr>
                <w:rFonts w:ascii="Cambria" w:eastAsia="Times New Roman" w:hAnsi="Cambria" w:cs="Cambria"/>
                <w:color w:val="000000"/>
                <w:kern w:val="0"/>
                <w:sz w:val="24"/>
                <w:szCs w:val="24"/>
                <w:bdr w:val="single" w:sz="2" w:space="0" w:color="E5E7EB" w:frame="1"/>
                <w:lang w:eastAsia="vi-VN"/>
                <w14:ligatures w14:val="none"/>
              </w:rPr>
              <w:t>ồ</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n</w:t>
            </w:r>
            <w:r w:rsidRPr="00E56C2B">
              <w:rPr>
                <w:rFonts w:ascii="Cambria" w:eastAsia="Times New Roman" w:hAnsi="Cambria" w:cs="Cambria"/>
                <w:color w:val="000000"/>
                <w:kern w:val="0"/>
                <w:sz w:val="24"/>
                <w:szCs w:val="24"/>
                <w:bdr w:val="single" w:sz="2" w:space="0" w:color="E5E7EB" w:frame="1"/>
                <w:lang w:eastAsia="vi-VN"/>
                <w14:ligatures w14:val="none"/>
              </w:rPr>
              <w:t>ướ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All the hours can be used to cultivate more crops, raise more animals or even start a business, Families spend less time sick, girls can go to school and get jobs</w:t>
            </w:r>
          </w:p>
        </w:tc>
      </w:tr>
    </w:tbl>
    <w:p w14:paraId="5923B5FE" w14:textId="77777777" w:rsidR="00E56C2B" w:rsidRPr="00E56C2B" w:rsidRDefault="00E56C2B" w:rsidP="00E56C2B">
      <w:pPr>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281"/>
        <w:gridCol w:w="3725"/>
      </w:tblGrid>
      <w:tr w:rsidR="00E56C2B" w:rsidRPr="00E56C2B" w14:paraId="6F16134B" w14:textId="77777777" w:rsidTr="00E56C2B">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9A545"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lang w:eastAsia="vi-VN"/>
                <w14:ligatures w14:val="none"/>
              </w:rPr>
              <w:t>Paragraph D - I</w:t>
            </w:r>
          </w:p>
        </w:tc>
      </w:tr>
      <w:tr w:rsidR="00E56C2B" w:rsidRPr="00E56C2B" w14:paraId="1B32ED77" w14:textId="77777777" w:rsidTr="00E56C2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EF0C2C"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Why</w:t>
            </w:r>
            <w:r w:rsidRPr="00E56C2B">
              <w:rPr>
                <w:rFonts w:ascii="Comic Sans MS" w:eastAsia="Times New Roman" w:hAnsi="Comic Sans MS" w:cs="Times New Roman"/>
                <w:color w:val="000000"/>
                <w:kern w:val="0"/>
                <w:sz w:val="24"/>
                <w:szCs w:val="24"/>
                <w:bdr w:val="single" w:sz="2" w:space="0" w:color="E5E7EB" w:frame="1"/>
                <w:lang w:eastAsia="vi-VN"/>
                <w14:ligatures w14:val="none"/>
              </w:rPr>
              <w:t> some plans have failed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B2CB6D"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Vì sao</w:t>
            </w:r>
            <w:r w:rsidRPr="00E56C2B">
              <w:rPr>
                <w:rFonts w:ascii="Comic Sans MS" w:eastAsia="Times New Roman" w:hAnsi="Comic Sans MS" w:cs="Times New Roman"/>
                <w:color w:val="000000"/>
                <w:kern w:val="0"/>
                <w:sz w:val="24"/>
                <w:szCs w:val="24"/>
                <w:bdr w:val="single" w:sz="2" w:space="0" w:color="E5E7EB" w:frame="1"/>
                <w:lang w:eastAsia="vi-VN"/>
                <w14:ligatures w14:val="none"/>
              </w:rPr>
              <w:t> m</w:t>
            </w:r>
            <w:r w:rsidRPr="00E56C2B">
              <w:rPr>
                <w:rFonts w:ascii="Cambria" w:eastAsia="Times New Roman" w:hAnsi="Cambria" w:cs="Cambria"/>
                <w:color w:val="000000"/>
                <w:kern w:val="0"/>
                <w:sz w:val="24"/>
                <w:szCs w:val="24"/>
                <w:bdr w:val="single" w:sz="2" w:space="0" w:color="E5E7EB" w:frame="1"/>
                <w:lang w:eastAsia="vi-VN"/>
                <w14:ligatures w14:val="none"/>
              </w:rPr>
              <w:t>ộ</w:t>
            </w:r>
            <w:r w:rsidRPr="00E56C2B">
              <w:rPr>
                <w:rFonts w:ascii="Comic Sans MS" w:eastAsia="Times New Roman" w:hAnsi="Comic Sans MS" w:cs="Times New Roman"/>
                <w:color w:val="000000"/>
                <w:kern w:val="0"/>
                <w:sz w:val="24"/>
                <w:szCs w:val="24"/>
                <w:bdr w:val="single" w:sz="2" w:space="0" w:color="E5E7EB" w:frame="1"/>
                <w:lang w:eastAsia="vi-VN"/>
                <w14:ligatures w14:val="none"/>
              </w:rPr>
              <w:t>t s</w:t>
            </w:r>
            <w:r w:rsidRPr="00E56C2B">
              <w:rPr>
                <w:rFonts w:ascii="Cambria" w:eastAsia="Times New Roman" w:hAnsi="Cambria" w:cs="Cambria"/>
                <w:color w:val="000000"/>
                <w:kern w:val="0"/>
                <w:sz w:val="24"/>
                <w:szCs w:val="24"/>
                <w:bdr w:val="single" w:sz="2" w:space="0" w:color="E5E7EB" w:frame="1"/>
                <w:lang w:eastAsia="vi-VN"/>
                <w14:ligatures w14:val="none"/>
              </w:rPr>
              <w:t>ố</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k</w:t>
            </w:r>
            <w:r w:rsidRPr="00E56C2B">
              <w:rPr>
                <w:rFonts w:ascii="Cambria" w:eastAsia="Times New Roman" w:hAnsi="Cambria" w:cs="Cambria"/>
                <w:color w:val="000000"/>
                <w:kern w:val="0"/>
                <w:sz w:val="24"/>
                <w:szCs w:val="24"/>
                <w:bdr w:val="single" w:sz="2" w:space="0" w:color="E5E7EB" w:frame="1"/>
                <w:lang w:eastAsia="vi-VN"/>
                <w14:ligatures w14:val="none"/>
              </w:rPr>
              <w:t>ế</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ho</w:t>
            </w:r>
            <w:r w:rsidRPr="00E56C2B">
              <w:rPr>
                <w:rFonts w:ascii="Cambria" w:eastAsia="Times New Roman" w:hAnsi="Cambria" w:cs="Cambria"/>
                <w:color w:val="000000"/>
                <w:kern w:val="0"/>
                <w:sz w:val="24"/>
                <w:szCs w:val="24"/>
                <w:bdr w:val="single" w:sz="2" w:space="0" w:color="E5E7EB" w:frame="1"/>
                <w:lang w:eastAsia="vi-VN"/>
                <w14:ligatures w14:val="none"/>
              </w:rPr>
              <w:t>ạ</w:t>
            </w:r>
            <w:r w:rsidRPr="00E56C2B">
              <w:rPr>
                <w:rFonts w:ascii="Comic Sans MS" w:eastAsia="Times New Roman" w:hAnsi="Comic Sans MS" w:cs="Times New Roman"/>
                <w:color w:val="000000"/>
                <w:kern w:val="0"/>
                <w:sz w:val="24"/>
                <w:szCs w:val="24"/>
                <w:bdr w:val="single" w:sz="2" w:space="0" w:color="E5E7EB" w:frame="1"/>
                <w:lang w:eastAsia="vi-VN"/>
                <w14:ligatures w14:val="none"/>
              </w:rPr>
              <w:t>ch th</w:t>
            </w:r>
            <w:r w:rsidRPr="00E56C2B">
              <w:rPr>
                <w:rFonts w:ascii="Cambria" w:eastAsia="Times New Roman" w:hAnsi="Cambria" w:cs="Cambria"/>
                <w:color w:val="000000"/>
                <w:kern w:val="0"/>
                <w:sz w:val="24"/>
                <w:szCs w:val="24"/>
                <w:bdr w:val="single" w:sz="2" w:space="0" w:color="E5E7EB" w:frame="1"/>
                <w:lang w:eastAsia="vi-VN"/>
                <w14:ligatures w14:val="none"/>
              </w:rPr>
              <w:t>ấ</w:t>
            </w:r>
            <w:r w:rsidRPr="00E56C2B">
              <w:rPr>
                <w:rFonts w:ascii="Comic Sans MS" w:eastAsia="Times New Roman" w:hAnsi="Comic Sans MS" w:cs="Times New Roman"/>
                <w:color w:val="000000"/>
                <w:kern w:val="0"/>
                <w:sz w:val="24"/>
                <w:szCs w:val="24"/>
                <w:bdr w:val="single" w:sz="2" w:space="0" w:color="E5E7EB" w:frame="1"/>
                <w:lang w:eastAsia="vi-VN"/>
                <w14:ligatures w14:val="none"/>
              </w:rPr>
              <w:t>t b</w:t>
            </w:r>
            <w:r w:rsidRPr="00E56C2B">
              <w:rPr>
                <w:rFonts w:ascii="Cambria" w:eastAsia="Times New Roman" w:hAnsi="Cambria" w:cs="Cambria"/>
                <w:color w:val="000000"/>
                <w:kern w:val="0"/>
                <w:sz w:val="24"/>
                <w:szCs w:val="24"/>
                <w:bdr w:val="single" w:sz="2" w:space="0" w:color="E5E7EB" w:frame="1"/>
                <w:lang w:eastAsia="vi-VN"/>
                <w14:ligatures w14:val="none"/>
              </w:rPr>
              <w:t>ạ</w:t>
            </w:r>
            <w:r w:rsidRPr="00E56C2B">
              <w:rPr>
                <w:rFonts w:ascii="Comic Sans MS" w:eastAsia="Times New Roman" w:hAnsi="Comic Sans MS" w:cs="Times New Roman"/>
                <w:color w:val="000000"/>
                <w:kern w:val="0"/>
                <w:sz w:val="24"/>
                <w:szCs w:val="24"/>
                <w:bdr w:val="single" w:sz="2" w:space="0" w:color="E5E7EB" w:frame="1"/>
                <w:lang w:eastAsia="vi-VN"/>
                <w14:ligatures w14:val="none"/>
              </w:rPr>
              <w:t>i</w:t>
            </w:r>
          </w:p>
        </w:tc>
      </w:tr>
      <w:tr w:rsidR="00E56C2B" w:rsidRPr="00E56C2B" w14:paraId="46D7123C" w14:textId="77777777" w:rsidTr="00E56C2B">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CB20B"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ị</w:t>
            </w:r>
            <w:r w:rsidRPr="00E56C2B">
              <w:rPr>
                <w:rFonts w:ascii="Comic Sans MS" w:eastAsia="Times New Roman" w:hAnsi="Comic Sans MS" w:cs="Times New Roman"/>
                <w:color w:val="000000"/>
                <w:kern w:val="0"/>
                <w:sz w:val="24"/>
                <w:szCs w:val="24"/>
                <w:bdr w:val="single" w:sz="2" w:space="0" w:color="E5E7EB" w:frame="1"/>
                <w:lang w:eastAsia="vi-VN"/>
                <w14:ligatures w14:val="none"/>
              </w:rPr>
              <w:t>nh v</w:t>
            </w:r>
            <w:r w:rsidRPr="00E56C2B">
              <w:rPr>
                <w:rFonts w:ascii="Cambria" w:eastAsia="Times New Roman" w:hAnsi="Cambria" w:cs="Cambria"/>
                <w:color w:val="000000"/>
                <w:kern w:val="0"/>
                <w:sz w:val="24"/>
                <w:szCs w:val="24"/>
                <w:bdr w:val="single" w:sz="2" w:space="0" w:color="E5E7EB" w:frame="1"/>
                <w:lang w:eastAsia="vi-VN"/>
                <w14:ligatures w14:val="none"/>
              </w:rPr>
              <w:t>ị</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E56C2B">
              <w:rPr>
                <w:rFonts w:ascii="Comic Sans MS" w:eastAsia="Times New Roman" w:hAnsi="Comic Sans MS" w:cs="Comic Sans MS"/>
                <w:color w:val="000000"/>
                <w:kern w:val="0"/>
                <w:sz w:val="24"/>
                <w:szCs w:val="24"/>
                <w:bdr w:val="single" w:sz="2" w:space="0" w:color="E5E7EB" w:frame="1"/>
                <w:lang w:eastAsia="vi-VN"/>
                <w14:ligatures w14:val="none"/>
              </w:rPr>
              <w:t>ù</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th</w:t>
            </w:r>
            <w:r w:rsidRPr="00E56C2B">
              <w:rPr>
                <w:rFonts w:ascii="Comic Sans MS" w:eastAsia="Times New Roman" w:hAnsi="Comic Sans MS" w:cs="Comic Sans MS"/>
                <w:color w:val="000000"/>
                <w:kern w:val="0"/>
                <w:sz w:val="24"/>
                <w:szCs w:val="24"/>
                <w:bdr w:val="single" w:sz="2" w:space="0" w:color="E5E7EB" w:frame="1"/>
                <w:lang w:eastAsia="vi-VN"/>
                <w14:ligatures w14:val="none"/>
              </w:rPr>
              <w:t>ô</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tin - C</w:t>
            </w:r>
            <w:r w:rsidRPr="00E56C2B">
              <w:rPr>
                <w:rFonts w:ascii="Comic Sans MS" w:eastAsia="Times New Roman" w:hAnsi="Comic Sans MS" w:cs="Comic Sans MS"/>
                <w:color w:val="000000"/>
                <w:kern w:val="0"/>
                <w:sz w:val="24"/>
                <w:szCs w:val="24"/>
                <w:bdr w:val="single" w:sz="2" w:space="0" w:color="E5E7EB" w:frame="1"/>
                <w:lang w:eastAsia="vi-VN"/>
                <w14:ligatures w14:val="none"/>
              </w:rPr>
              <w:t>â</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ầ</w:t>
            </w:r>
            <w:r w:rsidRPr="00E56C2B">
              <w:rPr>
                <w:rFonts w:ascii="Comic Sans MS" w:eastAsia="Times New Roman" w:hAnsi="Comic Sans MS" w:cs="Times New Roman"/>
                <w:color w:val="000000"/>
                <w:kern w:val="0"/>
                <w:sz w:val="24"/>
                <w:szCs w:val="24"/>
                <w:bdr w:val="single" w:sz="2" w:space="0" w:color="E5E7EB" w:frame="1"/>
                <w:lang w:eastAsia="vi-VN"/>
                <w14:ligatures w14:val="none"/>
              </w:rPr>
              <w:t>u ti</w:t>
            </w:r>
            <w:r w:rsidRPr="00E56C2B">
              <w:rPr>
                <w:rFonts w:ascii="Comic Sans MS" w:eastAsia="Times New Roman" w:hAnsi="Comic Sans MS" w:cs="Comic Sans MS"/>
                <w:color w:val="000000"/>
                <w:kern w:val="0"/>
                <w:sz w:val="24"/>
                <w:szCs w:val="24"/>
                <w:bdr w:val="single" w:sz="2" w:space="0" w:color="E5E7EB" w:frame="1"/>
                <w:lang w:eastAsia="vi-VN"/>
                <w14:ligatures w14:val="none"/>
              </w:rPr>
              <w:t>ê</w:t>
            </w:r>
            <w:r w:rsidRPr="00E56C2B">
              <w:rPr>
                <w:rFonts w:ascii="Comic Sans MS" w:eastAsia="Times New Roman" w:hAnsi="Comic Sans MS" w:cs="Times New Roman"/>
                <w:color w:val="000000"/>
                <w:kern w:val="0"/>
                <w:sz w:val="24"/>
                <w:szCs w:val="24"/>
                <w:bdr w:val="single" w:sz="2" w:space="0" w:color="E5E7EB" w:frame="1"/>
                <w:lang w:eastAsia="vi-VN"/>
                <w14:ligatures w14:val="none"/>
              </w:rPr>
              <w:t>n</w:t>
            </w:r>
          </w:p>
        </w:tc>
      </w:tr>
      <w:tr w:rsidR="00E56C2B" w:rsidRPr="00E56C2B" w14:paraId="458B8CE9" w14:textId="77777777" w:rsidTr="00E56C2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E35127"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lang w:eastAsia="vi-VN"/>
                <w14:ligatures w14:val="none"/>
              </w:rPr>
              <w:t>But the </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challenges</w:t>
            </w:r>
            <w:r w:rsidRPr="00E56C2B">
              <w:rPr>
                <w:rFonts w:ascii="Comic Sans MS" w:eastAsia="Times New Roman" w:hAnsi="Comic Sans MS" w:cs="Times New Roman"/>
                <w:color w:val="000000"/>
                <w:kern w:val="0"/>
                <w:sz w:val="24"/>
                <w:szCs w:val="24"/>
                <w:bdr w:val="single" w:sz="2" w:space="0" w:color="E5E7EB" w:frame="1"/>
                <w:lang w:eastAsia="vi-VN"/>
                <w14:ligatures w14:val="none"/>
              </w:rPr>
              <w:t> of bringing water to remote villages like those in Konso are </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overwhelming</w:t>
            </w:r>
            <w:r w:rsidRPr="00E56C2B">
              <w:rPr>
                <w:rFonts w:ascii="Comic Sans MS" w:eastAsia="Times New Roman" w:hAnsi="Comic Sans MS" w:cs="Times New Roman"/>
                <w:color w:val="000000"/>
                <w:kern w:val="0"/>
                <w:sz w:val="24"/>
                <w:szCs w:val="24"/>
                <w:bdr w:val="single" w:sz="2" w:space="0" w:color="E5E7EB" w:frame="1"/>
                <w:lang w:eastAsia="vi-VN"/>
                <w14:ligatures w14:val="none"/>
              </w:rPr>
              <w:t>. Locating water underground and then reaching it by means of deep wells requ</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ires geological expertise and expensive, heavy machines.</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Abandoned wells and water projects litter the villages of Konso. In similar villages around the </w:t>
            </w:r>
            <w:r w:rsidRPr="00E56C2B">
              <w:rPr>
                <w:rFonts w:ascii="Comic Sans MS" w:eastAsia="Times New Roman" w:hAnsi="Comic Sans MS" w:cs="Times New Roman"/>
                <w:color w:val="000000"/>
                <w:kern w:val="0"/>
                <w:sz w:val="24"/>
                <w:szCs w:val="24"/>
                <w:bdr w:val="single" w:sz="2" w:space="0" w:color="E5E7EB" w:frame="1"/>
                <w:lang w:eastAsia="vi-VN"/>
                <w14:ligatures w14:val="none"/>
              </w:rPr>
              <w:lastRenderedPageBreak/>
              <w:t>developing world, the biggest problem with water schemes is that </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about half of them break down soon after the groups that built them move on.</w:t>
            </w:r>
            <w:r w:rsidRPr="00E56C2B">
              <w:rPr>
                <w:rFonts w:ascii="Comic Sans MS" w:eastAsia="Times New Roman" w:hAnsi="Comic Sans MS" w:cs="Times New Roman"/>
                <w:color w:val="000000"/>
                <w:kern w:val="0"/>
                <w:sz w:val="24"/>
                <w:szCs w:val="24"/>
                <w:bdr w:val="single" w:sz="2" w:space="0" w:color="E5E7EB" w:frame="1"/>
                <w:lang w:eastAsia="vi-VN"/>
                <w14:ligatures w14:val="none"/>
              </w:rPr>
              <w:t> Sometimes </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technology</w:t>
            </w:r>
            <w:r w:rsidRPr="00E56C2B">
              <w:rPr>
                <w:rFonts w:ascii="Comic Sans MS" w:eastAsia="Times New Roman" w:hAnsi="Comic Sans MS" w:cs="Times New Roman"/>
                <w:color w:val="000000"/>
                <w:kern w:val="0"/>
                <w:sz w:val="24"/>
                <w:szCs w:val="24"/>
                <w:bdr w:val="single" w:sz="2" w:space="0" w:color="E5E7EB" w:frame="1"/>
                <w:lang w:eastAsia="vi-VN"/>
                <w14:ligatures w14:val="none"/>
              </w:rPr>
              <w:t> is used that </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can’t be repaired locally</w:t>
            </w:r>
            <w:r w:rsidRPr="00E56C2B">
              <w:rPr>
                <w:rFonts w:ascii="Comic Sans MS" w:eastAsia="Times New Roman" w:hAnsi="Comic Sans MS" w:cs="Times New Roman"/>
                <w:color w:val="000000"/>
                <w:kern w:val="0"/>
                <w:sz w:val="24"/>
                <w:szCs w:val="24"/>
                <w:bdr w:val="single" w:sz="2" w:space="0" w:color="E5E7EB" w:frame="1"/>
                <w:lang w:eastAsia="vi-VN"/>
                <w14:ligatures w14:val="none"/>
              </w:rPr>
              <w:t>, or </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spare parts are available only in the capital.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AD1858"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lang w:eastAsia="vi-VN"/>
                <w14:ligatures w14:val="none"/>
              </w:rPr>
              <w:lastRenderedPageBreak/>
              <w:t>Nh</w:t>
            </w:r>
            <w:r w:rsidRPr="00E56C2B">
              <w:rPr>
                <w:rFonts w:ascii="Cambria" w:eastAsia="Times New Roman" w:hAnsi="Cambria" w:cs="Cambria"/>
                <w:color w:val="000000"/>
                <w:kern w:val="0"/>
                <w:sz w:val="24"/>
                <w:szCs w:val="24"/>
                <w:bdr w:val="single" w:sz="2" w:space="0" w:color="E5E7EB" w:frame="1"/>
                <w:lang w:eastAsia="vi-VN"/>
                <w14:ligatures w14:val="none"/>
              </w:rPr>
              <w:t>ư</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nh</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ữ</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ng th</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ch th</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ứ</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c</w:t>
            </w:r>
            <w:r w:rsidRPr="00E56C2B">
              <w:rPr>
                <w:rFonts w:ascii="Comic Sans MS" w:eastAsia="Times New Roman" w:hAnsi="Comic Sans MS" w:cs="Times New Roman"/>
                <w:color w:val="000000"/>
                <w:kern w:val="0"/>
                <w:sz w:val="24"/>
                <w:szCs w:val="24"/>
                <w:bdr w:val="single" w:sz="2" w:space="0" w:color="E5E7EB" w:frame="1"/>
                <w:lang w:eastAsia="vi-VN"/>
                <w14:ligatures w14:val="none"/>
              </w:rPr>
              <w:t> trong vi</w:t>
            </w:r>
            <w:r w:rsidRPr="00E56C2B">
              <w:rPr>
                <w:rFonts w:ascii="Cambria" w:eastAsia="Times New Roman" w:hAnsi="Cambria" w:cs="Cambria"/>
                <w:color w:val="000000"/>
                <w:kern w:val="0"/>
                <w:sz w:val="24"/>
                <w:szCs w:val="24"/>
                <w:bdr w:val="single" w:sz="2" w:space="0" w:color="E5E7EB" w:frame="1"/>
                <w:lang w:eastAsia="vi-VN"/>
                <w14:ligatures w14:val="none"/>
              </w:rPr>
              <w:t>ệ</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mang n</w:t>
            </w:r>
            <w:r w:rsidRPr="00E56C2B">
              <w:rPr>
                <w:rFonts w:ascii="Cambria" w:eastAsia="Times New Roman" w:hAnsi="Cambria" w:cs="Cambria"/>
                <w:color w:val="000000"/>
                <w:kern w:val="0"/>
                <w:sz w:val="24"/>
                <w:szCs w:val="24"/>
                <w:bdr w:val="single" w:sz="2" w:space="0" w:color="E5E7EB" w:frame="1"/>
                <w:lang w:eastAsia="vi-VN"/>
                <w14:ligatures w14:val="none"/>
              </w:rPr>
              <w:t>ướ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ế</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c</w:t>
            </w:r>
            <w:r w:rsidRPr="00E56C2B">
              <w:rPr>
                <w:rFonts w:ascii="Comic Sans MS" w:eastAsia="Times New Roman" w:hAnsi="Comic Sans MS" w:cs="Comic Sans MS"/>
                <w:color w:val="000000"/>
                <w:kern w:val="0"/>
                <w:sz w:val="24"/>
                <w:szCs w:val="24"/>
                <w:bdr w:val="single" w:sz="2" w:space="0" w:color="E5E7EB" w:frame="1"/>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l</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xa x</w:t>
            </w:r>
            <w:r w:rsidRPr="00E56C2B">
              <w:rPr>
                <w:rFonts w:ascii="Comic Sans MS" w:eastAsia="Times New Roman" w:hAnsi="Comic Sans MS" w:cs="Comic Sans MS"/>
                <w:color w:val="000000"/>
                <w:kern w:val="0"/>
                <w:sz w:val="24"/>
                <w:szCs w:val="24"/>
                <w:bdr w:val="single" w:sz="2" w:space="0" w:color="E5E7EB" w:frame="1"/>
                <w:lang w:eastAsia="vi-VN"/>
                <w14:ligatures w14:val="none"/>
              </w:rPr>
              <w:t>ô</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nh</w:t>
            </w:r>
            <w:r w:rsidRPr="00E56C2B">
              <w:rPr>
                <w:rFonts w:ascii="Cambria" w:eastAsia="Times New Roman" w:hAnsi="Cambria" w:cs="Cambria"/>
                <w:color w:val="000000"/>
                <w:kern w:val="0"/>
                <w:sz w:val="24"/>
                <w:szCs w:val="24"/>
                <w:bdr w:val="single" w:sz="2" w:space="0" w:color="E5E7EB" w:frame="1"/>
                <w:lang w:eastAsia="vi-VN"/>
                <w14:ligatures w14:val="none"/>
              </w:rPr>
              <w:t>ư</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Konso l</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 </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r</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ấ</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t l</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ớ</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w:t>
            </w:r>
            <w:r w:rsidRPr="00E56C2B">
              <w:rPr>
                <w:rFonts w:ascii="Comic Sans MS" w:eastAsia="Times New Roman" w:hAnsi="Comic Sans MS" w:cs="Times New Roman"/>
                <w:color w:val="000000"/>
                <w:kern w:val="0"/>
                <w:sz w:val="24"/>
                <w:szCs w:val="24"/>
                <w:bdr w:val="single" w:sz="2" w:space="0" w:color="E5E7EB" w:frame="1"/>
                <w:lang w:eastAsia="vi-VN"/>
                <w14:ligatures w14:val="none"/>
              </w:rPr>
              <w:t> Vi</w:t>
            </w:r>
            <w:r w:rsidRPr="00E56C2B">
              <w:rPr>
                <w:rFonts w:ascii="Cambria" w:eastAsia="Times New Roman" w:hAnsi="Cambria" w:cs="Cambria"/>
                <w:color w:val="000000"/>
                <w:kern w:val="0"/>
                <w:sz w:val="24"/>
                <w:szCs w:val="24"/>
                <w:bdr w:val="single" w:sz="2" w:space="0" w:color="E5E7EB" w:frame="1"/>
                <w:lang w:eastAsia="vi-VN"/>
                <w14:ligatures w14:val="none"/>
              </w:rPr>
              <w:t>ệ</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x</w:t>
            </w:r>
            <w:r w:rsidRPr="00E56C2B">
              <w:rPr>
                <w:rFonts w:ascii="Comic Sans MS" w:eastAsia="Times New Roman" w:hAnsi="Comic Sans MS" w:cs="Comic Sans MS"/>
                <w:color w:val="000000"/>
                <w:kern w:val="0"/>
                <w:sz w:val="24"/>
                <w:szCs w:val="24"/>
                <w:bdr w:val="single" w:sz="2" w:space="0" w:color="E5E7EB" w:frame="1"/>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ị</w:t>
            </w:r>
            <w:r w:rsidRPr="00E56C2B">
              <w:rPr>
                <w:rFonts w:ascii="Comic Sans MS" w:eastAsia="Times New Roman" w:hAnsi="Comic Sans MS" w:cs="Times New Roman"/>
                <w:color w:val="000000"/>
                <w:kern w:val="0"/>
                <w:sz w:val="24"/>
                <w:szCs w:val="24"/>
                <w:bdr w:val="single" w:sz="2" w:space="0" w:color="E5E7EB" w:frame="1"/>
                <w:lang w:eastAsia="vi-VN"/>
                <w14:ligatures w14:val="none"/>
              </w:rPr>
              <w:t>nh ngu</w:t>
            </w:r>
            <w:r w:rsidRPr="00E56C2B">
              <w:rPr>
                <w:rFonts w:ascii="Cambria" w:eastAsia="Times New Roman" w:hAnsi="Cambria" w:cs="Cambria"/>
                <w:color w:val="000000"/>
                <w:kern w:val="0"/>
                <w:sz w:val="24"/>
                <w:szCs w:val="24"/>
                <w:bdr w:val="single" w:sz="2" w:space="0" w:color="E5E7EB" w:frame="1"/>
                <w:lang w:eastAsia="vi-VN"/>
                <w14:ligatures w14:val="none"/>
              </w:rPr>
              <w:t>ồ</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n</w:t>
            </w:r>
            <w:r w:rsidRPr="00E56C2B">
              <w:rPr>
                <w:rFonts w:ascii="Cambria" w:eastAsia="Times New Roman" w:hAnsi="Cambria" w:cs="Cambria"/>
                <w:color w:val="000000"/>
                <w:kern w:val="0"/>
                <w:sz w:val="24"/>
                <w:szCs w:val="24"/>
                <w:bdr w:val="single" w:sz="2" w:space="0" w:color="E5E7EB" w:frame="1"/>
                <w:lang w:eastAsia="vi-VN"/>
                <w14:ligatures w14:val="none"/>
              </w:rPr>
              <w:t>ướ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ng</w:t>
            </w:r>
            <w:r w:rsidRPr="00E56C2B">
              <w:rPr>
                <w:rFonts w:ascii="Cambria" w:eastAsia="Times New Roman" w:hAnsi="Cambria" w:cs="Cambria"/>
                <w:color w:val="000000"/>
                <w:kern w:val="0"/>
                <w:sz w:val="24"/>
                <w:szCs w:val="24"/>
                <w:bdr w:val="single" w:sz="2" w:space="0" w:color="E5E7EB" w:frame="1"/>
                <w:lang w:eastAsia="vi-VN"/>
                <w14:ligatures w14:val="none"/>
              </w:rPr>
              <w:t>ầ</w:t>
            </w:r>
            <w:r w:rsidRPr="00E56C2B">
              <w:rPr>
                <w:rFonts w:ascii="Comic Sans MS" w:eastAsia="Times New Roman" w:hAnsi="Comic Sans MS" w:cs="Times New Roman"/>
                <w:color w:val="000000"/>
                <w:kern w:val="0"/>
                <w:sz w:val="24"/>
                <w:szCs w:val="24"/>
                <w:bdr w:val="single" w:sz="2" w:space="0" w:color="E5E7EB" w:frame="1"/>
                <w:lang w:eastAsia="vi-VN"/>
                <w14:ligatures w14:val="none"/>
              </w:rPr>
              <w:t>m v</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sau </w:t>
            </w:r>
            <w:r w:rsidRPr="00E56C2B">
              <w:rPr>
                <w:rFonts w:ascii="Comic Sans MS" w:eastAsia="Times New Roman" w:hAnsi="Comic Sans MS" w:cs="Comic Sans MS"/>
                <w:color w:val="000000"/>
                <w:kern w:val="0"/>
                <w:sz w:val="24"/>
                <w:szCs w:val="24"/>
                <w:bdr w:val="single" w:sz="2" w:space="0" w:color="E5E7EB" w:frame="1"/>
                <w:lang w:eastAsia="vi-VN"/>
                <w14:ligatures w14:val="none"/>
              </w:rPr>
              <w:t>đó</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E56C2B">
              <w:rPr>
                <w:rFonts w:ascii="Cambria" w:eastAsia="Times New Roman" w:hAnsi="Cambria" w:cs="Cambria"/>
                <w:color w:val="000000"/>
                <w:kern w:val="0"/>
                <w:sz w:val="24"/>
                <w:szCs w:val="24"/>
                <w:bdr w:val="single" w:sz="2" w:space="0" w:color="E5E7EB" w:frame="1"/>
                <w:lang w:eastAsia="vi-VN"/>
                <w14:ligatures w14:val="none"/>
              </w:rPr>
              <w:t>ạ</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m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ượ</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ch</w:t>
            </w:r>
            <w:r w:rsidRPr="00E56C2B">
              <w:rPr>
                <w:rFonts w:ascii="Comic Sans MS" w:eastAsia="Times New Roman" w:hAnsi="Comic Sans MS" w:cs="Comic Sans MS"/>
                <w:color w:val="000000"/>
                <w:kern w:val="0"/>
                <w:sz w:val="24"/>
                <w:szCs w:val="24"/>
                <w:bdr w:val="single" w:sz="2" w:space="0" w:color="E5E7EB" w:frame="1"/>
                <w:lang w:eastAsia="vi-VN"/>
                <w14:ligatures w14:val="none"/>
              </w:rPr>
              <w:t>ú</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b</w:t>
            </w:r>
            <w:r w:rsidRPr="00E56C2B">
              <w:rPr>
                <w:rFonts w:ascii="Cambria" w:eastAsia="Times New Roman" w:hAnsi="Cambria" w:cs="Cambria"/>
                <w:color w:val="000000"/>
                <w:kern w:val="0"/>
                <w:sz w:val="24"/>
                <w:szCs w:val="24"/>
                <w:bdr w:val="single" w:sz="2" w:space="0" w:color="E5E7EB" w:frame="1"/>
                <w:lang w:eastAsia="vi-VN"/>
                <w14:ligatures w14:val="none"/>
              </w:rPr>
              <w:t>ằ</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c</w:t>
            </w:r>
            <w:r w:rsidRPr="00E56C2B">
              <w:rPr>
                <w:rFonts w:ascii="Comic Sans MS" w:eastAsia="Times New Roman" w:hAnsi="Comic Sans MS" w:cs="Comic Sans MS"/>
                <w:color w:val="000000"/>
                <w:kern w:val="0"/>
                <w:sz w:val="24"/>
                <w:szCs w:val="24"/>
                <w:bdr w:val="single" w:sz="2" w:space="0" w:color="E5E7EB" w:frame="1"/>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gi</w:t>
            </w:r>
            <w:r w:rsidRPr="00E56C2B">
              <w:rPr>
                <w:rFonts w:ascii="Cambria" w:eastAsia="Times New Roman" w:hAnsi="Cambria" w:cs="Cambria"/>
                <w:color w:val="000000"/>
                <w:kern w:val="0"/>
                <w:sz w:val="24"/>
                <w:szCs w:val="24"/>
                <w:bdr w:val="single" w:sz="2" w:space="0" w:color="E5E7EB" w:frame="1"/>
                <w:lang w:eastAsia="vi-VN"/>
                <w14:ligatures w14:val="none"/>
              </w:rPr>
              <w:t>ế</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s</w:t>
            </w:r>
            <w:r w:rsidRPr="00E56C2B">
              <w:rPr>
                <w:rFonts w:ascii="Comic Sans MS" w:eastAsia="Times New Roman" w:hAnsi="Comic Sans MS" w:cs="Comic Sans MS"/>
                <w:color w:val="000000"/>
                <w:kern w:val="0"/>
                <w:sz w:val="24"/>
                <w:szCs w:val="24"/>
                <w:bdr w:val="single" w:sz="2" w:space="0" w:color="E5E7EB" w:frame="1"/>
                <w:lang w:eastAsia="vi-VN"/>
                <w14:ligatures w14:val="none"/>
              </w:rPr>
              <w:t>â</w:t>
            </w:r>
            <w:r w:rsidRPr="00E56C2B">
              <w:rPr>
                <w:rFonts w:ascii="Comic Sans MS" w:eastAsia="Times New Roman" w:hAnsi="Comic Sans MS" w:cs="Times New Roman"/>
                <w:color w:val="000000"/>
                <w:kern w:val="0"/>
                <w:sz w:val="24"/>
                <w:szCs w:val="24"/>
                <w:bdr w:val="single" w:sz="2" w:space="0" w:color="E5E7EB" w:frame="1"/>
                <w:lang w:eastAsia="vi-VN"/>
                <w14:ligatures w14:val="none"/>
              </w:rPr>
              <w:t>u </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c</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ầ</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 chuy</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ê</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 m</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ô</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 v</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ề</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đ</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ị</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a ch</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ấ</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t, v</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nh</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ữ</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ng m</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y m</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ó</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c v</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ừ</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a </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đ</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ắ</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t v</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ừ</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a n</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ặ</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ng</w:t>
            </w:r>
            <w:r w:rsidRPr="00E56C2B">
              <w:rPr>
                <w:rFonts w:ascii="Comic Sans MS" w:eastAsia="Times New Roman" w:hAnsi="Comic Sans MS" w:cs="Times New Roman"/>
                <w:color w:val="000000"/>
                <w:kern w:val="0"/>
                <w:sz w:val="24"/>
                <w:szCs w:val="24"/>
                <w:bdr w:val="single" w:sz="2" w:space="0" w:color="E5E7EB" w:frame="1"/>
                <w:lang w:eastAsia="vi-VN"/>
                <w14:ligatures w14:val="none"/>
              </w:rPr>
              <w:t>. Nh</w:t>
            </w:r>
            <w:r w:rsidRPr="00E56C2B">
              <w:rPr>
                <w:rFonts w:ascii="Cambria" w:eastAsia="Times New Roman" w:hAnsi="Cambria" w:cs="Cambria"/>
                <w:color w:val="000000"/>
                <w:kern w:val="0"/>
                <w:sz w:val="24"/>
                <w:szCs w:val="24"/>
                <w:bdr w:val="single" w:sz="2" w:space="0" w:color="E5E7EB" w:frame="1"/>
                <w:lang w:eastAsia="vi-VN"/>
                <w14:ligatures w14:val="none"/>
              </w:rPr>
              <w:t>ữ</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gi</w:t>
            </w:r>
            <w:r w:rsidRPr="00E56C2B">
              <w:rPr>
                <w:rFonts w:ascii="Cambria" w:eastAsia="Times New Roman" w:hAnsi="Cambria" w:cs="Cambria"/>
                <w:color w:val="000000"/>
                <w:kern w:val="0"/>
                <w:sz w:val="24"/>
                <w:szCs w:val="24"/>
                <w:bdr w:val="single" w:sz="2" w:space="0" w:color="E5E7EB" w:frame="1"/>
                <w:lang w:eastAsia="vi-VN"/>
                <w14:ligatures w14:val="none"/>
              </w:rPr>
              <w:t>ế</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b</w:t>
            </w:r>
            <w:r w:rsidRPr="00E56C2B">
              <w:rPr>
                <w:rFonts w:ascii="Cambria" w:eastAsia="Times New Roman" w:hAnsi="Cambria" w:cs="Cambria"/>
                <w:color w:val="000000"/>
                <w:kern w:val="0"/>
                <w:sz w:val="24"/>
                <w:szCs w:val="24"/>
                <w:bdr w:val="single" w:sz="2" w:space="0" w:color="E5E7EB" w:frame="1"/>
                <w:lang w:eastAsia="vi-VN"/>
                <w14:ligatures w14:val="none"/>
              </w:rPr>
              <w:t>ỏ</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E56C2B">
              <w:rPr>
                <w:rFonts w:ascii="Comic Sans MS" w:eastAsia="Times New Roman" w:hAnsi="Comic Sans MS" w:cs="Times New Roman"/>
                <w:color w:val="000000"/>
                <w:kern w:val="0"/>
                <w:sz w:val="24"/>
                <w:szCs w:val="24"/>
                <w:bdr w:val="single" w:sz="2" w:space="0" w:color="E5E7EB" w:frame="1"/>
                <w:lang w:eastAsia="vi-VN"/>
                <w14:ligatures w14:val="none"/>
              </w:rPr>
              <w:lastRenderedPageBreak/>
              <w:t>kh</w:t>
            </w:r>
            <w:r w:rsidRPr="00E56C2B">
              <w:rPr>
                <w:rFonts w:ascii="Comic Sans MS" w:eastAsia="Times New Roman" w:hAnsi="Comic Sans MS" w:cs="Comic Sans MS"/>
                <w:color w:val="000000"/>
                <w:kern w:val="0"/>
                <w:sz w:val="24"/>
                <w:szCs w:val="24"/>
                <w:bdr w:val="single" w:sz="2" w:space="0" w:color="E5E7EB" w:frame="1"/>
                <w:lang w:eastAsia="vi-VN"/>
                <w14:ligatures w14:val="none"/>
              </w:rPr>
              <w:t>ô</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v</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E56C2B">
              <w:rPr>
                <w:rFonts w:ascii="Comic Sans MS" w:eastAsia="Times New Roman" w:hAnsi="Comic Sans MS" w:cs="Comic Sans MS"/>
                <w:color w:val="000000"/>
                <w:kern w:val="0"/>
                <w:sz w:val="24"/>
                <w:szCs w:val="24"/>
                <w:bdr w:val="single" w:sz="2" w:space="0" w:color="E5E7EB" w:frame="1"/>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d</w:t>
            </w:r>
            <w:r w:rsidRPr="00E56C2B">
              <w:rPr>
                <w:rFonts w:ascii="Cambria" w:eastAsia="Times New Roman" w:hAnsi="Cambria" w:cs="Cambria"/>
                <w:color w:val="000000"/>
                <w:kern w:val="0"/>
                <w:sz w:val="24"/>
                <w:szCs w:val="24"/>
                <w:bdr w:val="single" w:sz="2" w:space="0" w:color="E5E7EB" w:frame="1"/>
                <w:lang w:eastAsia="vi-VN"/>
                <w14:ligatures w14:val="none"/>
              </w:rPr>
              <w:t>ự</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E56C2B">
              <w:rPr>
                <w:rFonts w:ascii="Comic Sans MS" w:eastAsia="Times New Roman" w:hAnsi="Comic Sans MS" w:cs="Comic Sans MS"/>
                <w:color w:val="000000"/>
                <w:kern w:val="0"/>
                <w:sz w:val="24"/>
                <w:szCs w:val="24"/>
                <w:bdr w:val="single" w:sz="2" w:space="0" w:color="E5E7EB" w:frame="1"/>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n</w:t>
            </w:r>
            <w:r w:rsidRPr="00E56C2B">
              <w:rPr>
                <w:rFonts w:ascii="Cambria" w:eastAsia="Times New Roman" w:hAnsi="Cambria" w:cs="Cambria"/>
                <w:color w:val="000000"/>
                <w:kern w:val="0"/>
                <w:sz w:val="24"/>
                <w:szCs w:val="24"/>
                <w:bdr w:val="single" w:sz="2" w:space="0" w:color="E5E7EB" w:frame="1"/>
                <w:lang w:eastAsia="vi-VN"/>
                <w14:ligatures w14:val="none"/>
              </w:rPr>
              <w:t>ướ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v</w:t>
            </w:r>
            <w:r w:rsidRPr="00E56C2B">
              <w:rPr>
                <w:rFonts w:ascii="Cambria" w:eastAsia="Times New Roman" w:hAnsi="Cambria" w:cs="Cambria"/>
                <w:color w:val="000000"/>
                <w:kern w:val="0"/>
                <w:sz w:val="24"/>
                <w:szCs w:val="24"/>
                <w:bdr w:val="single" w:sz="2" w:space="0" w:color="E5E7EB" w:frame="1"/>
                <w:lang w:eastAsia="vi-VN"/>
                <w14:ligatures w14:val="none"/>
              </w:rPr>
              <w:t>ứ</w:t>
            </w:r>
            <w:r w:rsidRPr="00E56C2B">
              <w:rPr>
                <w:rFonts w:ascii="Comic Sans MS" w:eastAsia="Times New Roman" w:hAnsi="Comic Sans MS" w:cs="Times New Roman"/>
                <w:color w:val="000000"/>
                <w:kern w:val="0"/>
                <w:sz w:val="24"/>
                <w:szCs w:val="24"/>
                <w:bdr w:val="single" w:sz="2" w:space="0" w:color="E5E7EB" w:frame="1"/>
                <w:lang w:eastAsia="vi-VN"/>
                <w14:ligatures w14:val="none"/>
              </w:rPr>
              <w:t>t b</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y b</w:t>
            </w:r>
            <w:r w:rsidRPr="00E56C2B">
              <w:rPr>
                <w:rFonts w:ascii="Cambria" w:eastAsia="Times New Roman" w:hAnsi="Cambria" w:cs="Cambria"/>
                <w:color w:val="000000"/>
                <w:kern w:val="0"/>
                <w:sz w:val="24"/>
                <w:szCs w:val="24"/>
                <w:bdr w:val="single" w:sz="2" w:space="0" w:color="E5E7EB" w:frame="1"/>
                <w:lang w:eastAsia="vi-VN"/>
                <w14:ligatures w14:val="none"/>
              </w:rPr>
              <w:t>ừ</w:t>
            </w:r>
            <w:r w:rsidRPr="00E56C2B">
              <w:rPr>
                <w:rFonts w:ascii="Comic Sans MS" w:eastAsia="Times New Roman" w:hAnsi="Comic Sans MS" w:cs="Times New Roman"/>
                <w:color w:val="000000"/>
                <w:kern w:val="0"/>
                <w:sz w:val="24"/>
                <w:szCs w:val="24"/>
                <w:bdr w:val="single" w:sz="2" w:space="0" w:color="E5E7EB" w:frame="1"/>
                <w:lang w:eastAsia="vi-VN"/>
                <w14:ligatures w14:val="none"/>
              </w:rPr>
              <w:t>a quanh c</w:t>
            </w:r>
            <w:r w:rsidRPr="00E56C2B">
              <w:rPr>
                <w:rFonts w:ascii="Comic Sans MS" w:eastAsia="Times New Roman" w:hAnsi="Comic Sans MS" w:cs="Comic Sans MS"/>
                <w:color w:val="000000"/>
                <w:kern w:val="0"/>
                <w:sz w:val="24"/>
                <w:szCs w:val="24"/>
                <w:bdr w:val="single" w:sz="2" w:space="0" w:color="E5E7EB" w:frame="1"/>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c ngôi làng </w:t>
            </w:r>
            <w:r w:rsidRPr="00E56C2B">
              <w:rPr>
                <w:rFonts w:ascii="Cambria" w:eastAsia="Times New Roman" w:hAnsi="Cambria" w:cs="Cambria"/>
                <w:color w:val="000000"/>
                <w:kern w:val="0"/>
                <w:sz w:val="24"/>
                <w:szCs w:val="24"/>
                <w:bdr w:val="single" w:sz="2" w:space="0" w:color="E5E7EB" w:frame="1"/>
                <w:lang w:eastAsia="vi-VN"/>
                <w14:ligatures w14:val="none"/>
              </w:rPr>
              <w:t>ở</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Konso. </w:t>
            </w:r>
            <w:r w:rsidRPr="00E56C2B">
              <w:rPr>
                <w:rFonts w:ascii="Cambria" w:eastAsia="Times New Roman" w:hAnsi="Cambria" w:cs="Cambria"/>
                <w:color w:val="000000"/>
                <w:kern w:val="0"/>
                <w:sz w:val="24"/>
                <w:szCs w:val="24"/>
                <w:bdr w:val="single" w:sz="2" w:space="0" w:color="E5E7EB" w:frame="1"/>
                <w:lang w:eastAsia="vi-VN"/>
                <w14:ligatures w14:val="none"/>
              </w:rPr>
              <w:t>Ở</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E56C2B">
              <w:rPr>
                <w:rFonts w:ascii="Comic Sans MS" w:eastAsia="Times New Roman" w:hAnsi="Comic Sans MS" w:cs="Comic Sans MS"/>
                <w:color w:val="000000"/>
                <w:kern w:val="0"/>
                <w:sz w:val="24"/>
                <w:szCs w:val="24"/>
                <w:bdr w:val="single" w:sz="2" w:space="0" w:color="E5E7EB" w:frame="1"/>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ng</w:t>
            </w:r>
            <w:r w:rsidRPr="00E56C2B">
              <w:rPr>
                <w:rFonts w:ascii="Comic Sans MS" w:eastAsia="Times New Roman" w:hAnsi="Comic Sans MS" w:cs="Comic Sans MS"/>
                <w:color w:val="000000"/>
                <w:kern w:val="0"/>
                <w:sz w:val="24"/>
                <w:szCs w:val="24"/>
                <w:bdr w:val="single" w:sz="2" w:space="0" w:color="E5E7EB" w:frame="1"/>
                <w:lang w:eastAsia="vi-VN"/>
                <w14:ligatures w14:val="none"/>
              </w:rPr>
              <w:t>ô</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l</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t</w:t>
            </w:r>
            <w:r w:rsidRPr="00E56C2B">
              <w:rPr>
                <w:rFonts w:ascii="Cambria" w:eastAsia="Times New Roman" w:hAnsi="Cambria" w:cs="Cambria"/>
                <w:color w:val="000000"/>
                <w:kern w:val="0"/>
                <w:sz w:val="24"/>
                <w:szCs w:val="24"/>
                <w:bdr w:val="single" w:sz="2" w:space="0" w:color="E5E7EB" w:frame="1"/>
                <w:lang w:eastAsia="vi-VN"/>
                <w14:ligatures w14:val="none"/>
              </w:rPr>
              <w:t>ươ</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t</w:t>
            </w:r>
            <w:r w:rsidRPr="00E56C2B">
              <w:rPr>
                <w:rFonts w:ascii="Cambria" w:eastAsia="Times New Roman" w:hAnsi="Cambria" w:cs="Cambria"/>
                <w:color w:val="000000"/>
                <w:kern w:val="0"/>
                <w:sz w:val="24"/>
                <w:szCs w:val="24"/>
                <w:bdr w:val="single" w:sz="2" w:space="0" w:color="E5E7EB" w:frame="1"/>
                <w:lang w:eastAsia="vi-VN"/>
                <w14:ligatures w14:val="none"/>
              </w:rPr>
              <w:t>ự</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E56C2B">
              <w:rPr>
                <w:rFonts w:ascii="Cambria" w:eastAsia="Times New Roman" w:hAnsi="Cambria" w:cs="Cambria"/>
                <w:color w:val="000000"/>
                <w:kern w:val="0"/>
                <w:sz w:val="24"/>
                <w:szCs w:val="24"/>
                <w:bdr w:val="single" w:sz="2" w:space="0" w:color="E5E7EB" w:frame="1"/>
                <w:lang w:eastAsia="vi-VN"/>
                <w14:ligatures w14:val="none"/>
              </w:rPr>
              <w:t>ở</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E56C2B">
              <w:rPr>
                <w:rFonts w:ascii="Comic Sans MS" w:eastAsia="Times New Roman" w:hAnsi="Comic Sans MS" w:cs="Comic Sans MS"/>
                <w:color w:val="000000"/>
                <w:kern w:val="0"/>
                <w:sz w:val="24"/>
                <w:szCs w:val="24"/>
                <w:bdr w:val="single" w:sz="2" w:space="0" w:color="E5E7EB" w:frame="1"/>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n</w:t>
            </w:r>
            <w:r w:rsidRPr="00E56C2B">
              <w:rPr>
                <w:rFonts w:ascii="Cambria" w:eastAsia="Times New Roman" w:hAnsi="Cambria" w:cs="Cambria"/>
                <w:color w:val="000000"/>
                <w:kern w:val="0"/>
                <w:sz w:val="24"/>
                <w:szCs w:val="24"/>
                <w:bdr w:val="single" w:sz="2" w:space="0" w:color="E5E7EB" w:frame="1"/>
                <w:lang w:eastAsia="vi-VN"/>
                <w14:ligatures w14:val="none"/>
              </w:rPr>
              <w:t>ướ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omic Sans MS" w:eastAsia="Times New Roman" w:hAnsi="Comic Sans MS" w:cs="Times New Roman"/>
                <w:color w:val="000000"/>
                <w:kern w:val="0"/>
                <w:sz w:val="24"/>
                <w:szCs w:val="24"/>
                <w:bdr w:val="single" w:sz="2" w:space="0" w:color="E5E7EB" w:frame="1"/>
                <w:lang w:eastAsia="vi-VN"/>
                <w14:ligatures w14:val="none"/>
              </w:rPr>
              <w:t>ang ph</w:t>
            </w:r>
            <w:r w:rsidRPr="00E56C2B">
              <w:rPr>
                <w:rFonts w:ascii="Comic Sans MS" w:eastAsia="Times New Roman" w:hAnsi="Comic Sans MS" w:cs="Comic Sans MS"/>
                <w:color w:val="000000"/>
                <w:kern w:val="0"/>
                <w:sz w:val="24"/>
                <w:szCs w:val="24"/>
                <w:bdr w:val="single" w:sz="2" w:space="0" w:color="E5E7EB" w:frame="1"/>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lang w:eastAsia="vi-VN"/>
                <w14:ligatures w14:val="none"/>
              </w:rPr>
              <w:t>t tri</w:t>
            </w:r>
            <w:r w:rsidRPr="00E56C2B">
              <w:rPr>
                <w:rFonts w:ascii="Cambria" w:eastAsia="Times New Roman" w:hAnsi="Cambria" w:cs="Cambria"/>
                <w:color w:val="000000"/>
                <w:kern w:val="0"/>
                <w:sz w:val="24"/>
                <w:szCs w:val="24"/>
                <w:bdr w:val="single" w:sz="2" w:space="0" w:color="E5E7EB" w:frame="1"/>
                <w:lang w:eastAsia="vi-VN"/>
                <w14:ligatures w14:val="none"/>
              </w:rPr>
              <w:t>ể</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v</w:t>
            </w:r>
            <w:r w:rsidRPr="00E56C2B">
              <w:rPr>
                <w:rFonts w:ascii="Cambria" w:eastAsia="Times New Roman" w:hAnsi="Cambria" w:cs="Cambria"/>
                <w:color w:val="000000"/>
                <w:kern w:val="0"/>
                <w:sz w:val="24"/>
                <w:szCs w:val="24"/>
                <w:bdr w:val="single" w:sz="2" w:space="0" w:color="E5E7EB" w:frame="1"/>
                <w:lang w:eastAsia="vi-VN"/>
                <w14:ligatures w14:val="none"/>
              </w:rPr>
              <w:t>ấ</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ề</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E56C2B">
              <w:rPr>
                <w:rFonts w:ascii="Cambria" w:eastAsia="Times New Roman" w:hAnsi="Cambria" w:cs="Cambria"/>
                <w:color w:val="000000"/>
                <w:kern w:val="0"/>
                <w:sz w:val="24"/>
                <w:szCs w:val="24"/>
                <w:bdr w:val="single" w:sz="2" w:space="0" w:color="E5E7EB" w:frame="1"/>
                <w:lang w:eastAsia="vi-VN"/>
                <w14:ligatures w14:val="none"/>
              </w:rPr>
              <w:t>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nh</w:t>
            </w:r>
            <w:r w:rsidRPr="00E56C2B">
              <w:rPr>
                <w:rFonts w:ascii="Cambria" w:eastAsia="Times New Roman" w:hAnsi="Cambria" w:cs="Cambria"/>
                <w:color w:val="000000"/>
                <w:kern w:val="0"/>
                <w:sz w:val="24"/>
                <w:szCs w:val="24"/>
                <w:bdr w:val="single" w:sz="2" w:space="0" w:color="E5E7EB" w:frame="1"/>
                <w:lang w:eastAsia="vi-VN"/>
                <w14:ligatures w14:val="none"/>
              </w:rPr>
              <w:t>ấ</w:t>
            </w:r>
            <w:r w:rsidRPr="00E56C2B">
              <w:rPr>
                <w:rFonts w:ascii="Comic Sans MS" w:eastAsia="Times New Roman" w:hAnsi="Comic Sans MS" w:cs="Times New Roman"/>
                <w:color w:val="000000"/>
                <w:kern w:val="0"/>
                <w:sz w:val="24"/>
                <w:szCs w:val="24"/>
                <w:bdr w:val="single" w:sz="2" w:space="0" w:color="E5E7EB" w:frame="1"/>
                <w:lang w:eastAsia="vi-VN"/>
                <w14:ligatures w14:val="none"/>
              </w:rPr>
              <w:t>t v</w:t>
            </w:r>
            <w:r w:rsidRPr="00E56C2B">
              <w:rPr>
                <w:rFonts w:ascii="Cambria" w:eastAsia="Times New Roman" w:hAnsi="Cambria" w:cs="Cambria"/>
                <w:color w:val="000000"/>
                <w:kern w:val="0"/>
                <w:sz w:val="24"/>
                <w:szCs w:val="24"/>
                <w:bdr w:val="single" w:sz="2" w:space="0" w:color="E5E7EB" w:frame="1"/>
                <w:lang w:eastAsia="vi-VN"/>
                <w14:ligatures w14:val="none"/>
              </w:rPr>
              <w:t>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c</w:t>
            </w:r>
            <w:r w:rsidRPr="00E56C2B">
              <w:rPr>
                <w:rFonts w:ascii="Comic Sans MS" w:eastAsia="Times New Roman" w:hAnsi="Comic Sans MS" w:cs="Comic Sans MS"/>
                <w:color w:val="000000"/>
                <w:kern w:val="0"/>
                <w:sz w:val="24"/>
                <w:szCs w:val="24"/>
                <w:bdr w:val="single" w:sz="2" w:space="0" w:color="E5E7EB" w:frame="1"/>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d</w:t>
            </w:r>
            <w:r w:rsidRPr="00E56C2B">
              <w:rPr>
                <w:rFonts w:ascii="Cambria" w:eastAsia="Times New Roman" w:hAnsi="Cambria" w:cs="Cambria"/>
                <w:color w:val="000000"/>
                <w:kern w:val="0"/>
                <w:sz w:val="24"/>
                <w:szCs w:val="24"/>
                <w:bdr w:val="single" w:sz="2" w:space="0" w:color="E5E7EB" w:frame="1"/>
                <w:lang w:eastAsia="vi-VN"/>
                <w14:ligatures w14:val="none"/>
              </w:rPr>
              <w:t>ự</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E56C2B">
              <w:rPr>
                <w:rFonts w:ascii="Comic Sans MS" w:eastAsia="Times New Roman" w:hAnsi="Comic Sans MS" w:cs="Comic Sans MS"/>
                <w:color w:val="000000"/>
                <w:kern w:val="0"/>
                <w:sz w:val="24"/>
                <w:szCs w:val="24"/>
                <w:bdr w:val="single" w:sz="2" w:space="0" w:color="E5E7EB" w:frame="1"/>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n</w:t>
            </w:r>
            <w:r w:rsidRPr="00E56C2B">
              <w:rPr>
                <w:rFonts w:ascii="Cambria" w:eastAsia="Times New Roman" w:hAnsi="Cambria" w:cs="Cambria"/>
                <w:color w:val="000000"/>
                <w:kern w:val="0"/>
                <w:sz w:val="24"/>
                <w:szCs w:val="24"/>
                <w:bdr w:val="single" w:sz="2" w:space="0" w:color="E5E7EB" w:frame="1"/>
                <w:lang w:eastAsia="vi-VN"/>
                <w14:ligatures w14:val="none"/>
              </w:rPr>
              <w:t>ướ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l</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 </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kho</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ả</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ng m</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ộ</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t n</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ử</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a trong s</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ố</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ch</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ú</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ng h</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ỏ</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ng h</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ó</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c sau khi c</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c nh</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ó</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m x</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â</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y d</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ự</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ng ch</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ú</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ng r</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ờ</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i kh</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ỏ</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i</w:t>
            </w:r>
            <w:r w:rsidRPr="00E56C2B">
              <w:rPr>
                <w:rFonts w:ascii="Comic Sans MS" w:eastAsia="Times New Roman" w:hAnsi="Comic Sans MS" w:cs="Times New Roman"/>
                <w:color w:val="000000"/>
                <w:kern w:val="0"/>
                <w:sz w:val="24"/>
                <w:szCs w:val="24"/>
                <w:bdr w:val="single" w:sz="2" w:space="0" w:color="E5E7EB" w:frame="1"/>
                <w:lang w:eastAsia="vi-VN"/>
                <w14:ligatures w14:val="none"/>
              </w:rPr>
              <w:t>. Đôi lúc</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công ngh</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ệ</w:t>
            </w:r>
            <w:r w:rsidRPr="00E56C2B">
              <w:rPr>
                <w:rFonts w:ascii="Comic Sans MS" w:eastAsia="Times New Roman" w:hAnsi="Comic Sans MS" w:cs="Times New Roman"/>
                <w:color w:val="000000"/>
                <w:kern w:val="0"/>
                <w:sz w:val="24"/>
                <w:szCs w:val="24"/>
                <w:bdr w:val="single" w:sz="2" w:space="0" w:color="E5E7EB" w:frame="1"/>
                <w:lang w:eastAsia="vi-VN"/>
                <w14:ligatures w14:val="none"/>
              </w:rPr>
              <w:t> đ</w:t>
            </w:r>
            <w:r w:rsidRPr="00E56C2B">
              <w:rPr>
                <w:rFonts w:ascii="Cambria" w:eastAsia="Times New Roman" w:hAnsi="Cambria" w:cs="Cambria"/>
                <w:color w:val="000000"/>
                <w:kern w:val="0"/>
                <w:sz w:val="24"/>
                <w:szCs w:val="24"/>
                <w:bdr w:val="single" w:sz="2" w:space="0" w:color="E5E7EB" w:frame="1"/>
                <w:lang w:eastAsia="vi-VN"/>
                <w14:ligatures w14:val="none"/>
              </w:rPr>
              <w:t>ượ</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s</w:t>
            </w:r>
            <w:r w:rsidRPr="00E56C2B">
              <w:rPr>
                <w:rFonts w:ascii="Cambria" w:eastAsia="Times New Roman" w:hAnsi="Cambria" w:cs="Cambria"/>
                <w:color w:val="000000"/>
                <w:kern w:val="0"/>
                <w:sz w:val="24"/>
                <w:szCs w:val="24"/>
                <w:bdr w:val="single" w:sz="2" w:space="0" w:color="E5E7EB" w:frame="1"/>
                <w:lang w:eastAsia="vi-VN"/>
                <w14:ligatures w14:val="none"/>
              </w:rPr>
              <w:t>ử</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E56C2B">
              <w:rPr>
                <w:rFonts w:ascii="Cambria" w:eastAsia="Times New Roman" w:hAnsi="Cambria" w:cs="Cambria"/>
                <w:color w:val="000000"/>
                <w:kern w:val="0"/>
                <w:sz w:val="24"/>
                <w:szCs w:val="24"/>
                <w:bdr w:val="single" w:sz="2" w:space="0" w:color="E5E7EB" w:frame="1"/>
                <w:lang w:eastAsia="vi-VN"/>
                <w14:ligatures w14:val="none"/>
              </w:rPr>
              <w:t>ụ</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không th</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ể</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đ</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ượ</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c s</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ử</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a ch</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ữ</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a t</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ạ</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i </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đ</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ị</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a ph</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ươ</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ng</w:t>
            </w:r>
            <w:r w:rsidRPr="00E56C2B">
              <w:rPr>
                <w:rFonts w:ascii="Comic Sans MS" w:eastAsia="Times New Roman" w:hAnsi="Comic Sans MS" w:cs="Times New Roman"/>
                <w:color w:val="000000"/>
                <w:kern w:val="0"/>
                <w:sz w:val="24"/>
                <w:szCs w:val="24"/>
                <w:bdr w:val="single" w:sz="2" w:space="0" w:color="E5E7EB" w:frame="1"/>
                <w:lang w:eastAsia="vi-VN"/>
                <w14:ligatures w14:val="none"/>
              </w:rPr>
              <w:t>, ho</w:t>
            </w:r>
            <w:r w:rsidRPr="00E56C2B">
              <w:rPr>
                <w:rFonts w:ascii="Cambria" w:eastAsia="Times New Roman" w:hAnsi="Cambria" w:cs="Cambria"/>
                <w:color w:val="000000"/>
                <w:kern w:val="0"/>
                <w:sz w:val="24"/>
                <w:szCs w:val="24"/>
                <w:bdr w:val="single" w:sz="2" w:space="0" w:color="E5E7EB" w:frame="1"/>
                <w:lang w:eastAsia="vi-VN"/>
                <w14:ligatures w14:val="none"/>
              </w:rPr>
              <w:t>ặ</w:t>
            </w:r>
            <w:r w:rsidRPr="00E56C2B">
              <w:rPr>
                <w:rFonts w:ascii="Comic Sans MS" w:eastAsia="Times New Roman" w:hAnsi="Comic Sans MS" w:cs="Times New Roman"/>
                <w:color w:val="000000"/>
                <w:kern w:val="0"/>
                <w:sz w:val="24"/>
                <w:szCs w:val="24"/>
                <w:bdr w:val="single" w:sz="2" w:space="0" w:color="E5E7EB" w:frame="1"/>
                <w:lang w:eastAsia="vi-VN"/>
                <w14:ligatures w14:val="none"/>
              </w:rPr>
              <w:t>c</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nh</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ữ</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ng linh ki</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ệ</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 ch</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ỉ</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c</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ó</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ở</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c</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c th</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ủ</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đô</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w:t>
            </w:r>
          </w:p>
        </w:tc>
      </w:tr>
      <w:tr w:rsidR="00E56C2B" w:rsidRPr="00E56C2B" w14:paraId="24E69B99" w14:textId="77777777" w:rsidTr="00E56C2B">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A98F2E"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lang w:eastAsia="vi-VN"/>
                <w14:ligatures w14:val="none"/>
              </w:rPr>
              <w:lastRenderedPageBreak/>
              <w:t>Nh</w:t>
            </w:r>
            <w:r w:rsidRPr="00E56C2B">
              <w:rPr>
                <w:rFonts w:ascii="Cambria" w:eastAsia="Times New Roman" w:hAnsi="Cambria" w:cs="Cambria"/>
                <w:color w:val="000000"/>
                <w:kern w:val="0"/>
                <w:sz w:val="24"/>
                <w:szCs w:val="24"/>
                <w:bdr w:val="single" w:sz="2" w:space="0" w:color="E5E7EB" w:frame="1"/>
                <w:lang w:eastAsia="vi-VN"/>
                <w14:ligatures w14:val="none"/>
              </w:rPr>
              <w:t>ữ</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c</w:t>
            </w:r>
            <w:r w:rsidRPr="00E56C2B">
              <w:rPr>
                <w:rFonts w:ascii="Comic Sans MS" w:eastAsia="Times New Roman" w:hAnsi="Comic Sans MS" w:cs="Comic Sans MS"/>
                <w:color w:val="000000"/>
                <w:kern w:val="0"/>
                <w:sz w:val="24"/>
                <w:szCs w:val="24"/>
                <w:bdr w:val="single" w:sz="2" w:space="0" w:color="E5E7EB" w:frame="1"/>
                <w:lang w:eastAsia="vi-VN"/>
                <w14:ligatures w14:val="none"/>
              </w:rPr>
              <w:t>â</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u trong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omic Sans MS" w:eastAsia="Times New Roman" w:hAnsi="Comic Sans MS" w:cs="Times New Roman"/>
                <w:color w:val="000000"/>
                <w:kern w:val="0"/>
                <w:sz w:val="24"/>
                <w:szCs w:val="24"/>
                <w:bdr w:val="single" w:sz="2" w:space="0" w:color="E5E7EB" w:frame="1"/>
                <w:lang w:eastAsia="vi-VN"/>
                <w14:ligatures w14:val="none"/>
              </w:rPr>
              <w:t>o</w:t>
            </w:r>
            <w:r w:rsidRPr="00E56C2B">
              <w:rPr>
                <w:rFonts w:ascii="Cambria" w:eastAsia="Times New Roman" w:hAnsi="Cambria" w:cs="Cambria"/>
                <w:color w:val="000000"/>
                <w:kern w:val="0"/>
                <w:sz w:val="24"/>
                <w:szCs w:val="24"/>
                <w:bdr w:val="single" w:sz="2" w:space="0" w:color="E5E7EB" w:frame="1"/>
                <w:lang w:eastAsia="vi-VN"/>
                <w14:ligatures w14:val="none"/>
              </w:rPr>
              <w:t>ạ</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ư</w:t>
            </w:r>
            <w:r w:rsidRPr="00E56C2B">
              <w:rPr>
                <w:rFonts w:ascii="Comic Sans MS" w:eastAsia="Times New Roman" w:hAnsi="Comic Sans MS" w:cs="Times New Roman"/>
                <w:color w:val="000000"/>
                <w:kern w:val="0"/>
                <w:sz w:val="24"/>
                <w:szCs w:val="24"/>
                <w:bdr w:val="single" w:sz="2" w:space="0" w:color="E5E7EB" w:frame="1"/>
                <w:lang w:eastAsia="vi-VN"/>
                <w14:ligatures w14:val="none"/>
              </w:rPr>
              <w:t>a ra nhi</w:t>
            </w:r>
            <w:r w:rsidRPr="00E56C2B">
              <w:rPr>
                <w:rFonts w:ascii="Cambria" w:eastAsia="Times New Roman" w:hAnsi="Cambria" w:cs="Cambria"/>
                <w:color w:val="000000"/>
                <w:kern w:val="0"/>
                <w:sz w:val="24"/>
                <w:szCs w:val="24"/>
                <w:bdr w:val="single" w:sz="2" w:space="0" w:color="E5E7EB" w:frame="1"/>
                <w:lang w:eastAsia="vi-VN"/>
                <w14:ligatures w14:val="none"/>
              </w:rPr>
              <w:t>ề</w:t>
            </w:r>
            <w:r w:rsidRPr="00E56C2B">
              <w:rPr>
                <w:rFonts w:ascii="Comic Sans MS" w:eastAsia="Times New Roman" w:hAnsi="Comic Sans MS" w:cs="Times New Roman"/>
                <w:color w:val="000000"/>
                <w:kern w:val="0"/>
                <w:sz w:val="24"/>
                <w:szCs w:val="24"/>
                <w:bdr w:val="single" w:sz="2" w:space="0" w:color="E5E7EB" w:frame="1"/>
                <w:lang w:eastAsia="vi-VN"/>
                <w14:ligatures w14:val="none"/>
              </w:rPr>
              <w:t>u l</w:t>
            </w:r>
            <w:r w:rsidRPr="00E56C2B">
              <w:rPr>
                <w:rFonts w:ascii="Comic Sans MS" w:eastAsia="Times New Roman" w:hAnsi="Comic Sans MS" w:cs="Comic Sans MS"/>
                <w:color w:val="000000"/>
                <w:kern w:val="0"/>
                <w:sz w:val="24"/>
                <w:szCs w:val="24"/>
                <w:bdr w:val="single" w:sz="2" w:space="0" w:color="E5E7EB" w:frame="1"/>
                <w:lang w:eastAsia="vi-VN"/>
                <w14:ligatures w14:val="none"/>
              </w:rPr>
              <w:t>ý</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do cho s</w:t>
            </w:r>
            <w:r w:rsidRPr="00E56C2B">
              <w:rPr>
                <w:rFonts w:ascii="Cambria" w:eastAsia="Times New Roman" w:hAnsi="Cambria" w:cs="Cambria"/>
                <w:color w:val="000000"/>
                <w:kern w:val="0"/>
                <w:sz w:val="24"/>
                <w:szCs w:val="24"/>
                <w:bdr w:val="single" w:sz="2" w:space="0" w:color="E5E7EB" w:frame="1"/>
                <w:lang w:eastAsia="vi-VN"/>
                <w14:ligatures w14:val="none"/>
              </w:rPr>
              <w:t>ự</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E56C2B">
              <w:rPr>
                <w:rFonts w:ascii="Cambria" w:eastAsia="Times New Roman" w:hAnsi="Cambria" w:cs="Cambria"/>
                <w:color w:val="000000"/>
                <w:kern w:val="0"/>
                <w:sz w:val="24"/>
                <w:szCs w:val="24"/>
                <w:bdr w:val="single" w:sz="2" w:space="0" w:color="E5E7EB" w:frame="1"/>
                <w:lang w:eastAsia="vi-VN"/>
                <w14:ligatures w14:val="none"/>
              </w:rPr>
              <w:t>ấ</w:t>
            </w:r>
            <w:r w:rsidRPr="00E56C2B">
              <w:rPr>
                <w:rFonts w:ascii="Comic Sans MS" w:eastAsia="Times New Roman" w:hAnsi="Comic Sans MS" w:cs="Times New Roman"/>
                <w:color w:val="000000"/>
                <w:kern w:val="0"/>
                <w:sz w:val="24"/>
                <w:szCs w:val="24"/>
                <w:bdr w:val="single" w:sz="2" w:space="0" w:color="E5E7EB" w:frame="1"/>
                <w:lang w:eastAsia="vi-VN"/>
                <w14:ligatures w14:val="none"/>
              </w:rPr>
              <w:t>t b</w:t>
            </w:r>
            <w:r w:rsidRPr="00E56C2B">
              <w:rPr>
                <w:rFonts w:ascii="Cambria" w:eastAsia="Times New Roman" w:hAnsi="Cambria" w:cs="Cambria"/>
                <w:color w:val="000000"/>
                <w:kern w:val="0"/>
                <w:sz w:val="24"/>
                <w:szCs w:val="24"/>
                <w:bdr w:val="single" w:sz="2" w:space="0" w:color="E5E7EB" w:frame="1"/>
                <w:lang w:eastAsia="vi-VN"/>
                <w14:ligatures w14:val="none"/>
              </w:rPr>
              <w:t>ạ</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c</w:t>
            </w:r>
            <w:r w:rsidRPr="00E56C2B">
              <w:rPr>
                <w:rFonts w:ascii="Cambria" w:eastAsia="Times New Roman" w:hAnsi="Cambria" w:cs="Cambria"/>
                <w:color w:val="000000"/>
                <w:kern w:val="0"/>
                <w:sz w:val="24"/>
                <w:szCs w:val="24"/>
                <w:bdr w:val="single" w:sz="2" w:space="0" w:color="E5E7EB" w:frame="1"/>
                <w:lang w:eastAsia="vi-VN"/>
                <w14:ligatures w14:val="none"/>
              </w:rPr>
              <w:t>ủ</w:t>
            </w:r>
            <w:r w:rsidRPr="00E56C2B">
              <w:rPr>
                <w:rFonts w:ascii="Comic Sans MS" w:eastAsia="Times New Roman" w:hAnsi="Comic Sans MS" w:cs="Times New Roman"/>
                <w:color w:val="000000"/>
                <w:kern w:val="0"/>
                <w:sz w:val="24"/>
                <w:szCs w:val="24"/>
                <w:bdr w:val="single" w:sz="2" w:space="0" w:color="E5E7EB" w:frame="1"/>
                <w:lang w:eastAsia="vi-VN"/>
                <w14:ligatures w14:val="none"/>
              </w:rPr>
              <w:t>a k</w:t>
            </w:r>
            <w:r w:rsidRPr="00E56C2B">
              <w:rPr>
                <w:rFonts w:ascii="Cambria" w:eastAsia="Times New Roman" w:hAnsi="Cambria" w:cs="Cambria"/>
                <w:color w:val="000000"/>
                <w:kern w:val="0"/>
                <w:sz w:val="24"/>
                <w:szCs w:val="24"/>
                <w:bdr w:val="single" w:sz="2" w:space="0" w:color="E5E7EB" w:frame="1"/>
                <w:lang w:eastAsia="vi-VN"/>
                <w14:ligatures w14:val="none"/>
              </w:rPr>
              <w:t>ế</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ho</w:t>
            </w:r>
            <w:r w:rsidRPr="00E56C2B">
              <w:rPr>
                <w:rFonts w:ascii="Cambria" w:eastAsia="Times New Roman" w:hAnsi="Cambria" w:cs="Cambria"/>
                <w:color w:val="000000"/>
                <w:kern w:val="0"/>
                <w:sz w:val="24"/>
                <w:szCs w:val="24"/>
                <w:bdr w:val="single" w:sz="2" w:space="0" w:color="E5E7EB" w:frame="1"/>
                <w:lang w:eastAsia="vi-VN"/>
                <w14:ligatures w14:val="none"/>
              </w:rPr>
              <w:t>ạ</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ch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ư</w:t>
            </w:r>
            <w:r w:rsidRPr="00E56C2B">
              <w:rPr>
                <w:rFonts w:ascii="Comic Sans MS" w:eastAsia="Times New Roman" w:hAnsi="Comic Sans MS" w:cs="Times New Roman"/>
                <w:color w:val="000000"/>
                <w:kern w:val="0"/>
                <w:sz w:val="24"/>
                <w:szCs w:val="24"/>
                <w:bdr w:val="single" w:sz="2" w:space="0" w:color="E5E7EB" w:frame="1"/>
                <w:lang w:eastAsia="vi-VN"/>
                <w14:ligatures w14:val="none"/>
              </w:rPr>
              <w:t>a n</w:t>
            </w:r>
            <w:r w:rsidRPr="00E56C2B">
              <w:rPr>
                <w:rFonts w:ascii="Cambria" w:eastAsia="Times New Roman" w:hAnsi="Cambria" w:cs="Cambria"/>
                <w:color w:val="000000"/>
                <w:kern w:val="0"/>
                <w:sz w:val="24"/>
                <w:szCs w:val="24"/>
                <w:bdr w:val="single" w:sz="2" w:space="0" w:color="E5E7EB" w:frame="1"/>
                <w:lang w:eastAsia="vi-VN"/>
                <w14:ligatures w14:val="none"/>
              </w:rPr>
              <w:t>ướ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ế</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b</w:t>
            </w:r>
            <w:r w:rsidRPr="00E56C2B">
              <w:rPr>
                <w:rFonts w:ascii="Cambria" w:eastAsia="Times New Roman" w:hAnsi="Cambria" w:cs="Cambria"/>
                <w:color w:val="000000"/>
                <w:kern w:val="0"/>
                <w:sz w:val="24"/>
                <w:szCs w:val="24"/>
                <w:bdr w:val="single" w:sz="2" w:space="0" w:color="E5E7EB" w:frame="1"/>
                <w:lang w:eastAsia="vi-VN"/>
                <w14:ligatures w14:val="none"/>
              </w:rPr>
              <w:t>ả</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l</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requires geological expertise and expensive, heavy machines, half of them break down soon, technology can</w:t>
            </w:r>
            <w:r w:rsidRPr="00E56C2B">
              <w:rPr>
                <w:rFonts w:ascii="Comic Sans MS" w:eastAsia="Times New Roman" w:hAnsi="Comic Sans MS" w:cs="Comic Sans MS"/>
                <w:color w:val="000000"/>
                <w:kern w:val="0"/>
                <w:sz w:val="24"/>
                <w:szCs w:val="24"/>
                <w:bdr w:val="single" w:sz="2" w:space="0" w:color="E5E7EB" w:frame="1"/>
                <w:lang w:eastAsia="vi-VN"/>
                <w14:ligatures w14:val="none"/>
              </w:rPr>
              <w:t>’</w:t>
            </w:r>
            <w:r w:rsidRPr="00E56C2B">
              <w:rPr>
                <w:rFonts w:ascii="Comic Sans MS" w:eastAsia="Times New Roman" w:hAnsi="Comic Sans MS" w:cs="Times New Roman"/>
                <w:color w:val="000000"/>
                <w:kern w:val="0"/>
                <w:sz w:val="24"/>
                <w:szCs w:val="24"/>
                <w:bdr w:val="single" w:sz="2" w:space="0" w:color="E5E7EB" w:frame="1"/>
                <w:lang w:eastAsia="vi-VN"/>
                <w14:ligatures w14:val="none"/>
              </w:rPr>
              <w:t>t be repaired locally, or spare parts are available only in the capital</w:t>
            </w:r>
          </w:p>
        </w:tc>
      </w:tr>
    </w:tbl>
    <w:p w14:paraId="3DEC05CA" w14:textId="77777777" w:rsidR="00E56C2B" w:rsidRPr="00E56C2B" w:rsidRDefault="00E56C2B" w:rsidP="00E56C2B">
      <w:pPr>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083"/>
        <w:gridCol w:w="3923"/>
      </w:tblGrid>
      <w:tr w:rsidR="00E56C2B" w:rsidRPr="00E56C2B" w14:paraId="76440FF1" w14:textId="77777777" w:rsidTr="00E56C2B">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6DB9E"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lang w:eastAsia="vi-VN"/>
                <w14:ligatures w14:val="none"/>
              </w:rPr>
              <w:t>Paragraph E - IV</w:t>
            </w:r>
          </w:p>
        </w:tc>
      </w:tr>
      <w:tr w:rsidR="00E56C2B" w:rsidRPr="00E56C2B" w14:paraId="7223C17F" w14:textId="77777777" w:rsidTr="00E56C2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247EB2"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lang w:eastAsia="vi-VN"/>
                <w14:ligatures w14:val="none"/>
              </w:rPr>
              <w:t>Explaining a new </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management</w:t>
            </w:r>
            <w:r w:rsidRPr="00E56C2B">
              <w:rPr>
                <w:rFonts w:ascii="Comic Sans MS" w:eastAsia="Times New Roman" w:hAnsi="Comic Sans MS" w:cs="Times New Roman"/>
                <w:color w:val="000000"/>
                <w:kern w:val="0"/>
                <w:sz w:val="24"/>
                <w:szCs w:val="24"/>
                <w:bdr w:val="single" w:sz="2" w:space="0" w:color="E5E7EB" w:frame="1"/>
                <w:lang w:eastAsia="vi-VN"/>
                <w14:ligatures w14:val="none"/>
              </w:rPr>
              <w:t> style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1D4D1B"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lang w:eastAsia="vi-VN"/>
                <w14:ligatures w14:val="none"/>
              </w:rPr>
              <w:t>Gi</w:t>
            </w:r>
            <w:r w:rsidRPr="00E56C2B">
              <w:rPr>
                <w:rFonts w:ascii="Cambria" w:eastAsia="Times New Roman" w:hAnsi="Cambria" w:cs="Cambria"/>
                <w:color w:val="000000"/>
                <w:kern w:val="0"/>
                <w:sz w:val="24"/>
                <w:szCs w:val="24"/>
                <w:bdr w:val="single" w:sz="2" w:space="0" w:color="E5E7EB" w:frame="1"/>
                <w:lang w:eastAsia="vi-VN"/>
                <w14:ligatures w14:val="none"/>
              </w:rPr>
              <w:t>ả</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th</w:t>
            </w:r>
            <w:r w:rsidRPr="00E56C2B">
              <w:rPr>
                <w:rFonts w:ascii="Comic Sans MS" w:eastAsia="Times New Roman" w:hAnsi="Comic Sans MS" w:cs="Comic Sans MS"/>
                <w:color w:val="000000"/>
                <w:kern w:val="0"/>
                <w:sz w:val="24"/>
                <w:szCs w:val="24"/>
                <w:bdr w:val="single" w:sz="2" w:space="0" w:color="E5E7EB" w:frame="1"/>
                <w:lang w:eastAsia="vi-VN"/>
                <w14:ligatures w14:val="none"/>
              </w:rPr>
              <w:t>í</w:t>
            </w:r>
            <w:r w:rsidRPr="00E56C2B">
              <w:rPr>
                <w:rFonts w:ascii="Comic Sans MS" w:eastAsia="Times New Roman" w:hAnsi="Comic Sans MS" w:cs="Times New Roman"/>
                <w:color w:val="000000"/>
                <w:kern w:val="0"/>
                <w:sz w:val="24"/>
                <w:szCs w:val="24"/>
                <w:bdr w:val="single" w:sz="2" w:space="0" w:color="E5E7EB" w:frame="1"/>
                <w:lang w:eastAsia="vi-VN"/>
                <w14:ligatures w14:val="none"/>
              </w:rPr>
              <w:t>ch c</w:t>
            </w:r>
            <w:r w:rsidRPr="00E56C2B">
              <w:rPr>
                <w:rFonts w:ascii="Comic Sans MS" w:eastAsia="Times New Roman" w:hAnsi="Comic Sans MS" w:cs="Comic Sans MS"/>
                <w:color w:val="000000"/>
                <w:kern w:val="0"/>
                <w:sz w:val="24"/>
                <w:szCs w:val="24"/>
                <w:bdr w:val="single" w:sz="2" w:space="0" w:color="E5E7EB" w:frame="1"/>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lang w:eastAsia="vi-VN"/>
                <w14:ligatures w14:val="none"/>
              </w:rPr>
              <w:t>ch </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qu</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ả</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 lý</w:t>
            </w:r>
            <w:r w:rsidRPr="00E56C2B">
              <w:rPr>
                <w:rFonts w:ascii="Comic Sans MS" w:eastAsia="Times New Roman" w:hAnsi="Comic Sans MS" w:cs="Times New Roman"/>
                <w:color w:val="000000"/>
                <w:kern w:val="0"/>
                <w:sz w:val="24"/>
                <w:szCs w:val="24"/>
                <w:bdr w:val="single" w:sz="2" w:space="0" w:color="E5E7EB" w:frame="1"/>
                <w:lang w:eastAsia="vi-VN"/>
                <w14:ligatures w14:val="none"/>
              </w:rPr>
              <w:t> m</w:t>
            </w:r>
            <w:r w:rsidRPr="00E56C2B">
              <w:rPr>
                <w:rFonts w:ascii="Cambria" w:eastAsia="Times New Roman" w:hAnsi="Cambria" w:cs="Cambria"/>
                <w:color w:val="000000"/>
                <w:kern w:val="0"/>
                <w:sz w:val="24"/>
                <w:szCs w:val="24"/>
                <w:bdr w:val="single" w:sz="2" w:space="0" w:color="E5E7EB" w:frame="1"/>
                <w:lang w:eastAsia="vi-VN"/>
                <w14:ligatures w14:val="none"/>
              </w:rPr>
              <w:t>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i</w:t>
            </w:r>
          </w:p>
        </w:tc>
      </w:tr>
      <w:tr w:rsidR="00E56C2B" w:rsidRPr="00E56C2B" w14:paraId="3A3A03D1" w14:textId="77777777" w:rsidTr="00E56C2B">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32A48"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ị</w:t>
            </w:r>
            <w:r w:rsidRPr="00E56C2B">
              <w:rPr>
                <w:rFonts w:ascii="Comic Sans MS" w:eastAsia="Times New Roman" w:hAnsi="Comic Sans MS" w:cs="Times New Roman"/>
                <w:color w:val="000000"/>
                <w:kern w:val="0"/>
                <w:sz w:val="24"/>
                <w:szCs w:val="24"/>
                <w:bdr w:val="single" w:sz="2" w:space="0" w:color="E5E7EB" w:frame="1"/>
                <w:lang w:eastAsia="vi-VN"/>
                <w14:ligatures w14:val="none"/>
              </w:rPr>
              <w:t>nh v</w:t>
            </w:r>
            <w:r w:rsidRPr="00E56C2B">
              <w:rPr>
                <w:rFonts w:ascii="Cambria" w:eastAsia="Times New Roman" w:hAnsi="Cambria" w:cs="Cambria"/>
                <w:color w:val="000000"/>
                <w:kern w:val="0"/>
                <w:sz w:val="24"/>
                <w:szCs w:val="24"/>
                <w:bdr w:val="single" w:sz="2" w:space="0" w:color="E5E7EB" w:frame="1"/>
                <w:lang w:eastAsia="vi-VN"/>
                <w14:ligatures w14:val="none"/>
              </w:rPr>
              <w:t>ị</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E56C2B">
              <w:rPr>
                <w:rFonts w:ascii="Comic Sans MS" w:eastAsia="Times New Roman" w:hAnsi="Comic Sans MS" w:cs="Comic Sans MS"/>
                <w:color w:val="000000"/>
                <w:kern w:val="0"/>
                <w:sz w:val="24"/>
                <w:szCs w:val="24"/>
                <w:bdr w:val="single" w:sz="2" w:space="0" w:color="E5E7EB" w:frame="1"/>
                <w:lang w:eastAsia="vi-VN"/>
                <w14:ligatures w14:val="none"/>
              </w:rPr>
              <w:t>ù</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th</w:t>
            </w:r>
            <w:r w:rsidRPr="00E56C2B">
              <w:rPr>
                <w:rFonts w:ascii="Comic Sans MS" w:eastAsia="Times New Roman" w:hAnsi="Comic Sans MS" w:cs="Comic Sans MS"/>
                <w:color w:val="000000"/>
                <w:kern w:val="0"/>
                <w:sz w:val="24"/>
                <w:szCs w:val="24"/>
                <w:bdr w:val="single" w:sz="2" w:space="0" w:color="E5E7EB" w:frame="1"/>
                <w:lang w:eastAsia="vi-VN"/>
                <w14:ligatures w14:val="none"/>
              </w:rPr>
              <w:t>ô</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tin </w:t>
            </w:r>
          </w:p>
        </w:tc>
      </w:tr>
      <w:tr w:rsidR="00E56C2B" w:rsidRPr="00E56C2B" w14:paraId="5ACFA248" w14:textId="77777777" w:rsidTr="00E56C2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B145D6"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lang w:eastAsia="vi-VN"/>
                <w14:ligatures w14:val="none"/>
              </w:rPr>
              <w:t>Today, a UK-based international non-profit organisation called WaterAid is tackling the job of bringing water to the most remote villages of Konso. Their approach combines technologies proven to last - such as building a sand dam to capture and filter rainwater that would otherwise drain away. But the real innovation is that WaterAid believes technology is only part of the solution. Just as important is </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involving the local community in designing, building and maintaining new water projects. Before beginning any project, WaterAid asks the community to create a WASH (water, sanitation, hygiene) committee of seven people. The committee works with WaterAid to plan projects and involve the </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lastRenderedPageBreak/>
              <w:t>village in construction. Then it maintains and runs the project.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10592"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lang w:eastAsia="vi-VN"/>
                <w14:ligatures w14:val="none"/>
              </w:rPr>
              <w:lastRenderedPageBreak/>
              <w:t>Ngày nay, m</w:t>
            </w:r>
            <w:r w:rsidRPr="00E56C2B">
              <w:rPr>
                <w:rFonts w:ascii="Cambria" w:eastAsia="Times New Roman" w:hAnsi="Cambria" w:cs="Cambria"/>
                <w:color w:val="000000"/>
                <w:kern w:val="0"/>
                <w:sz w:val="24"/>
                <w:szCs w:val="24"/>
                <w:bdr w:val="single" w:sz="2" w:space="0" w:color="E5E7EB" w:frame="1"/>
                <w:lang w:eastAsia="vi-VN"/>
                <w14:ligatures w14:val="none"/>
              </w:rPr>
              <w:t>ộ</w:t>
            </w:r>
            <w:r w:rsidRPr="00E56C2B">
              <w:rPr>
                <w:rFonts w:ascii="Comic Sans MS" w:eastAsia="Times New Roman" w:hAnsi="Comic Sans MS" w:cs="Times New Roman"/>
                <w:color w:val="000000"/>
                <w:kern w:val="0"/>
                <w:sz w:val="24"/>
                <w:szCs w:val="24"/>
                <w:bdr w:val="single" w:sz="2" w:space="0" w:color="E5E7EB" w:frame="1"/>
                <w:lang w:eastAsia="vi-VN"/>
                <w14:ligatures w14:val="none"/>
              </w:rPr>
              <w:t>t t</w:t>
            </w:r>
            <w:r w:rsidRPr="00E56C2B">
              <w:rPr>
                <w:rFonts w:ascii="Cambria" w:eastAsia="Times New Roman" w:hAnsi="Cambria" w:cs="Cambria"/>
                <w:color w:val="000000"/>
                <w:kern w:val="0"/>
                <w:sz w:val="24"/>
                <w:szCs w:val="24"/>
                <w:bdr w:val="single" w:sz="2" w:space="0" w:color="E5E7EB" w:frame="1"/>
                <w:lang w:eastAsia="vi-VN"/>
                <w14:ligatures w14:val="none"/>
              </w:rPr>
              <w:t>ổ</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E56C2B">
              <w:rPr>
                <w:rFonts w:ascii="Cambria" w:eastAsia="Times New Roman" w:hAnsi="Cambria" w:cs="Cambria"/>
                <w:color w:val="000000"/>
                <w:kern w:val="0"/>
                <w:sz w:val="24"/>
                <w:szCs w:val="24"/>
                <w:bdr w:val="single" w:sz="2" w:space="0" w:color="E5E7EB" w:frame="1"/>
                <w:lang w:eastAsia="vi-VN"/>
                <w14:ligatures w14:val="none"/>
              </w:rPr>
              <w:t>ứ</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phi l</w:t>
            </w:r>
            <w:r w:rsidRPr="00E56C2B">
              <w:rPr>
                <w:rFonts w:ascii="Cambria" w:eastAsia="Times New Roman" w:hAnsi="Cambria" w:cs="Cambria"/>
                <w:color w:val="000000"/>
                <w:kern w:val="0"/>
                <w:sz w:val="24"/>
                <w:szCs w:val="24"/>
                <w:bdr w:val="single" w:sz="2" w:space="0" w:color="E5E7EB" w:frame="1"/>
                <w:lang w:eastAsia="vi-VN"/>
                <w14:ligatures w14:val="none"/>
              </w:rPr>
              <w:t>ợ</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nhu</w:t>
            </w:r>
            <w:r w:rsidRPr="00E56C2B">
              <w:rPr>
                <w:rFonts w:ascii="Cambria" w:eastAsia="Times New Roman" w:hAnsi="Cambria" w:cs="Cambria"/>
                <w:color w:val="000000"/>
                <w:kern w:val="0"/>
                <w:sz w:val="24"/>
                <w:szCs w:val="24"/>
                <w:bdr w:val="single" w:sz="2" w:space="0" w:color="E5E7EB" w:frame="1"/>
                <w:lang w:eastAsia="vi-VN"/>
                <w14:ligatures w14:val="none"/>
              </w:rPr>
              <w:t>ậ</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ặ</w:t>
            </w:r>
            <w:r w:rsidRPr="00E56C2B">
              <w:rPr>
                <w:rFonts w:ascii="Comic Sans MS" w:eastAsia="Times New Roman" w:hAnsi="Comic Sans MS" w:cs="Times New Roman"/>
                <w:color w:val="000000"/>
                <w:kern w:val="0"/>
                <w:sz w:val="24"/>
                <w:szCs w:val="24"/>
                <w:bdr w:val="single" w:sz="2" w:space="0" w:color="E5E7EB" w:frame="1"/>
                <w:lang w:eastAsia="vi-VN"/>
                <w14:ligatures w14:val="none"/>
              </w:rPr>
              <w:t>t t</w:t>
            </w:r>
            <w:r w:rsidRPr="00E56C2B">
              <w:rPr>
                <w:rFonts w:ascii="Cambria" w:eastAsia="Times New Roman" w:hAnsi="Cambria" w:cs="Cambria"/>
                <w:color w:val="000000"/>
                <w:kern w:val="0"/>
                <w:sz w:val="24"/>
                <w:szCs w:val="24"/>
                <w:bdr w:val="single" w:sz="2" w:space="0" w:color="E5E7EB" w:frame="1"/>
                <w:lang w:eastAsia="vi-VN"/>
                <w14:ligatures w14:val="none"/>
              </w:rPr>
              <w:t>ạ</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Anh, v</w:t>
            </w:r>
            <w:r w:rsidRPr="00E56C2B">
              <w:rPr>
                <w:rFonts w:ascii="Cambria" w:eastAsia="Times New Roman" w:hAnsi="Cambria" w:cs="Cambria"/>
                <w:color w:val="000000"/>
                <w:kern w:val="0"/>
                <w:sz w:val="24"/>
                <w:szCs w:val="24"/>
                <w:bdr w:val="single" w:sz="2" w:space="0" w:color="E5E7EB" w:frame="1"/>
                <w:lang w:eastAsia="vi-VN"/>
                <w14:ligatures w14:val="none"/>
              </w:rPr>
              <w:t>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t</w:t>
            </w:r>
            <w:r w:rsidRPr="00E56C2B">
              <w:rPr>
                <w:rFonts w:ascii="Comic Sans MS" w:eastAsia="Times New Roman" w:hAnsi="Comic Sans MS" w:cs="Comic Sans MS"/>
                <w:color w:val="000000"/>
                <w:kern w:val="0"/>
                <w:sz w:val="24"/>
                <w:szCs w:val="24"/>
                <w:bdr w:val="single" w:sz="2" w:space="0" w:color="E5E7EB" w:frame="1"/>
                <w:lang w:eastAsia="vi-VN"/>
                <w14:ligatures w14:val="none"/>
              </w:rPr>
              <w:t>ê</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g</w:t>
            </w:r>
            <w:r w:rsidRPr="00E56C2B">
              <w:rPr>
                <w:rFonts w:ascii="Cambria" w:eastAsia="Times New Roman" w:hAnsi="Cambria" w:cs="Cambria"/>
                <w:color w:val="000000"/>
                <w:kern w:val="0"/>
                <w:sz w:val="24"/>
                <w:szCs w:val="24"/>
                <w:bdr w:val="single" w:sz="2" w:space="0" w:color="E5E7EB" w:frame="1"/>
                <w:lang w:eastAsia="vi-VN"/>
                <w14:ligatures w14:val="none"/>
              </w:rPr>
              <w:t>ọ</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l</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WaterAid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omic Sans MS" w:eastAsia="Times New Roman" w:hAnsi="Comic Sans MS" w:cs="Times New Roman"/>
                <w:color w:val="000000"/>
                <w:kern w:val="0"/>
                <w:sz w:val="24"/>
                <w:szCs w:val="24"/>
                <w:bdr w:val="single" w:sz="2" w:space="0" w:color="E5E7EB" w:frame="1"/>
                <w:lang w:eastAsia="vi-VN"/>
                <w14:ligatures w14:val="none"/>
              </w:rPr>
              <w:t>ang x</w:t>
            </w:r>
            <w:r w:rsidRPr="00E56C2B">
              <w:rPr>
                <w:rFonts w:ascii="Cambria" w:eastAsia="Times New Roman" w:hAnsi="Cambria" w:cs="Cambria"/>
                <w:color w:val="000000"/>
                <w:kern w:val="0"/>
                <w:sz w:val="24"/>
                <w:szCs w:val="24"/>
                <w:bdr w:val="single" w:sz="2" w:space="0" w:color="E5E7EB" w:frame="1"/>
                <w:lang w:eastAsia="vi-VN"/>
                <w14:ligatures w14:val="none"/>
              </w:rPr>
              <w:t>ử</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E56C2B">
              <w:rPr>
                <w:rFonts w:ascii="Comic Sans MS" w:eastAsia="Times New Roman" w:hAnsi="Comic Sans MS" w:cs="Comic Sans MS"/>
                <w:color w:val="000000"/>
                <w:kern w:val="0"/>
                <w:sz w:val="24"/>
                <w:szCs w:val="24"/>
                <w:bdr w:val="single" w:sz="2" w:space="0" w:color="E5E7EB" w:frame="1"/>
                <w:lang w:eastAsia="vi-VN"/>
                <w14:ligatures w14:val="none"/>
              </w:rPr>
              <w:t>í</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E56C2B">
              <w:rPr>
                <w:rFonts w:ascii="Cambria" w:eastAsia="Times New Roman" w:hAnsi="Cambria" w:cs="Cambria"/>
                <w:color w:val="000000"/>
                <w:kern w:val="0"/>
                <w:sz w:val="24"/>
                <w:szCs w:val="24"/>
                <w:bdr w:val="single" w:sz="2" w:space="0" w:color="E5E7EB" w:frame="1"/>
                <w:lang w:eastAsia="vi-VN"/>
                <w14:ligatures w14:val="none"/>
              </w:rPr>
              <w:t>ấ</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ề</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mang n</w:t>
            </w:r>
            <w:r w:rsidRPr="00E56C2B">
              <w:rPr>
                <w:rFonts w:ascii="Cambria" w:eastAsia="Times New Roman" w:hAnsi="Cambria" w:cs="Cambria"/>
                <w:color w:val="000000"/>
                <w:kern w:val="0"/>
                <w:sz w:val="24"/>
                <w:szCs w:val="24"/>
                <w:bdr w:val="single" w:sz="2" w:space="0" w:color="E5E7EB" w:frame="1"/>
                <w:lang w:eastAsia="vi-VN"/>
                <w14:ligatures w14:val="none"/>
              </w:rPr>
              <w:t>ướ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t</w:t>
            </w:r>
            <w:r w:rsidRPr="00E56C2B">
              <w:rPr>
                <w:rFonts w:ascii="Cambria" w:eastAsia="Times New Roman" w:hAnsi="Cambria" w:cs="Cambria"/>
                <w:color w:val="000000"/>
                <w:kern w:val="0"/>
                <w:sz w:val="24"/>
                <w:szCs w:val="24"/>
                <w:bdr w:val="single" w:sz="2" w:space="0" w:color="E5E7EB" w:frame="1"/>
                <w:lang w:eastAsia="vi-VN"/>
                <w14:ligatures w14:val="none"/>
              </w:rPr>
              <w:t>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nh</w:t>
            </w:r>
            <w:r w:rsidRPr="00E56C2B">
              <w:rPr>
                <w:rFonts w:ascii="Cambria" w:eastAsia="Times New Roman" w:hAnsi="Cambria" w:cs="Cambria"/>
                <w:color w:val="000000"/>
                <w:kern w:val="0"/>
                <w:sz w:val="24"/>
                <w:szCs w:val="24"/>
                <w:bdr w:val="single" w:sz="2" w:space="0" w:color="E5E7EB" w:frame="1"/>
                <w:lang w:eastAsia="vi-VN"/>
                <w14:ligatures w14:val="none"/>
              </w:rPr>
              <w:t>ữ</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ng</w:t>
            </w:r>
            <w:r w:rsidRPr="00E56C2B">
              <w:rPr>
                <w:rFonts w:ascii="Comic Sans MS" w:eastAsia="Times New Roman" w:hAnsi="Comic Sans MS" w:cs="Comic Sans MS"/>
                <w:color w:val="000000"/>
                <w:kern w:val="0"/>
                <w:sz w:val="24"/>
                <w:szCs w:val="24"/>
                <w:bdr w:val="single" w:sz="2" w:space="0" w:color="E5E7EB" w:frame="1"/>
                <w:lang w:eastAsia="vi-VN"/>
                <w14:ligatures w14:val="none"/>
              </w:rPr>
              <w:t>ô</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l</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xa x</w:t>
            </w:r>
            <w:r w:rsidRPr="00E56C2B">
              <w:rPr>
                <w:rFonts w:ascii="Comic Sans MS" w:eastAsia="Times New Roman" w:hAnsi="Comic Sans MS" w:cs="Comic Sans MS"/>
                <w:color w:val="000000"/>
                <w:kern w:val="0"/>
                <w:sz w:val="24"/>
                <w:szCs w:val="24"/>
                <w:bdr w:val="single" w:sz="2" w:space="0" w:color="E5E7EB" w:frame="1"/>
                <w:lang w:eastAsia="vi-VN"/>
                <w14:ligatures w14:val="none"/>
              </w:rPr>
              <w:t>ô</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nh</w:t>
            </w:r>
            <w:r w:rsidRPr="00E56C2B">
              <w:rPr>
                <w:rFonts w:ascii="Cambria" w:eastAsia="Times New Roman" w:hAnsi="Cambria" w:cs="Cambria"/>
                <w:color w:val="000000"/>
                <w:kern w:val="0"/>
                <w:sz w:val="24"/>
                <w:szCs w:val="24"/>
                <w:bdr w:val="single" w:sz="2" w:space="0" w:color="E5E7EB" w:frame="1"/>
                <w:lang w:eastAsia="vi-VN"/>
                <w14:ligatures w14:val="none"/>
              </w:rPr>
              <w:t>ấ</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E56C2B">
              <w:rPr>
                <w:rFonts w:ascii="Cambria" w:eastAsia="Times New Roman" w:hAnsi="Cambria" w:cs="Cambria"/>
                <w:color w:val="000000"/>
                <w:kern w:val="0"/>
                <w:sz w:val="24"/>
                <w:szCs w:val="24"/>
                <w:bdr w:val="single" w:sz="2" w:space="0" w:color="E5E7EB" w:frame="1"/>
                <w:lang w:eastAsia="vi-VN"/>
                <w14:ligatures w14:val="none"/>
              </w:rPr>
              <w:t>ở</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Konso. C</w:t>
            </w:r>
            <w:r w:rsidRPr="00E56C2B">
              <w:rPr>
                <w:rFonts w:ascii="Comic Sans MS" w:eastAsia="Times New Roman" w:hAnsi="Comic Sans MS" w:cs="Comic Sans MS"/>
                <w:color w:val="000000"/>
                <w:kern w:val="0"/>
                <w:sz w:val="24"/>
                <w:szCs w:val="24"/>
                <w:bdr w:val="single" w:sz="2" w:space="0" w:color="E5E7EB" w:frame="1"/>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lang w:eastAsia="vi-VN"/>
                <w14:ligatures w14:val="none"/>
              </w:rPr>
              <w:t>ch ti</w:t>
            </w:r>
            <w:r w:rsidRPr="00E56C2B">
              <w:rPr>
                <w:rFonts w:ascii="Cambria" w:eastAsia="Times New Roman" w:hAnsi="Cambria" w:cs="Cambria"/>
                <w:color w:val="000000"/>
                <w:kern w:val="0"/>
                <w:sz w:val="24"/>
                <w:szCs w:val="24"/>
                <w:bdr w:val="single" w:sz="2" w:space="0" w:color="E5E7EB" w:frame="1"/>
                <w:lang w:eastAsia="vi-VN"/>
                <w14:ligatures w14:val="none"/>
              </w:rPr>
              <w:t>ế</w:t>
            </w:r>
            <w:r w:rsidRPr="00E56C2B">
              <w:rPr>
                <w:rFonts w:ascii="Comic Sans MS" w:eastAsia="Times New Roman" w:hAnsi="Comic Sans MS" w:cs="Times New Roman"/>
                <w:color w:val="000000"/>
                <w:kern w:val="0"/>
                <w:sz w:val="24"/>
                <w:szCs w:val="24"/>
                <w:bdr w:val="single" w:sz="2" w:space="0" w:color="E5E7EB" w:frame="1"/>
                <w:lang w:eastAsia="vi-VN"/>
                <w14:ligatures w14:val="none"/>
              </w:rPr>
              <w:t>p c</w:t>
            </w:r>
            <w:r w:rsidRPr="00E56C2B">
              <w:rPr>
                <w:rFonts w:ascii="Cambria" w:eastAsia="Times New Roman" w:hAnsi="Cambria" w:cs="Cambria"/>
                <w:color w:val="000000"/>
                <w:kern w:val="0"/>
                <w:sz w:val="24"/>
                <w:szCs w:val="24"/>
                <w:bdr w:val="single" w:sz="2" w:space="0" w:color="E5E7EB" w:frame="1"/>
                <w:lang w:eastAsia="vi-VN"/>
                <w14:ligatures w14:val="none"/>
              </w:rPr>
              <w:t>ậ</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c</w:t>
            </w:r>
            <w:r w:rsidRPr="00E56C2B">
              <w:rPr>
                <w:rFonts w:ascii="Cambria" w:eastAsia="Times New Roman" w:hAnsi="Cambria" w:cs="Cambria"/>
                <w:color w:val="000000"/>
                <w:kern w:val="0"/>
                <w:sz w:val="24"/>
                <w:szCs w:val="24"/>
                <w:bdr w:val="single" w:sz="2" w:space="0" w:color="E5E7EB" w:frame="1"/>
                <w:lang w:eastAsia="vi-VN"/>
                <w14:ligatures w14:val="none"/>
              </w:rPr>
              <w:t>ủ</w:t>
            </w:r>
            <w:r w:rsidRPr="00E56C2B">
              <w:rPr>
                <w:rFonts w:ascii="Comic Sans MS" w:eastAsia="Times New Roman" w:hAnsi="Comic Sans MS" w:cs="Times New Roman"/>
                <w:color w:val="000000"/>
                <w:kern w:val="0"/>
                <w:sz w:val="24"/>
                <w:szCs w:val="24"/>
                <w:bdr w:val="single" w:sz="2" w:space="0" w:color="E5E7EB" w:frame="1"/>
                <w:lang w:eastAsia="vi-VN"/>
                <w14:ligatures w14:val="none"/>
              </w:rPr>
              <w:t>a h</w:t>
            </w:r>
            <w:r w:rsidRPr="00E56C2B">
              <w:rPr>
                <w:rFonts w:ascii="Cambria" w:eastAsia="Times New Roman" w:hAnsi="Cambria" w:cs="Cambria"/>
                <w:color w:val="000000"/>
                <w:kern w:val="0"/>
                <w:sz w:val="24"/>
                <w:szCs w:val="24"/>
                <w:bdr w:val="single" w:sz="2" w:space="0" w:color="E5E7EB" w:frame="1"/>
                <w:lang w:eastAsia="vi-VN"/>
                <w14:ligatures w14:val="none"/>
              </w:rPr>
              <w:t>ọ</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k</w:t>
            </w:r>
            <w:r w:rsidRPr="00E56C2B">
              <w:rPr>
                <w:rFonts w:ascii="Cambria" w:eastAsia="Times New Roman" w:hAnsi="Cambria" w:cs="Cambria"/>
                <w:color w:val="000000"/>
                <w:kern w:val="0"/>
                <w:sz w:val="24"/>
                <w:szCs w:val="24"/>
                <w:bdr w:val="single" w:sz="2" w:space="0" w:color="E5E7EB" w:frame="1"/>
                <w:lang w:eastAsia="vi-VN"/>
                <w14:ligatures w14:val="none"/>
              </w:rPr>
              <w:t>ế</w:t>
            </w:r>
            <w:r w:rsidRPr="00E56C2B">
              <w:rPr>
                <w:rFonts w:ascii="Comic Sans MS" w:eastAsia="Times New Roman" w:hAnsi="Comic Sans MS" w:cs="Times New Roman"/>
                <w:color w:val="000000"/>
                <w:kern w:val="0"/>
                <w:sz w:val="24"/>
                <w:szCs w:val="24"/>
                <w:bdr w:val="single" w:sz="2" w:space="0" w:color="E5E7EB" w:frame="1"/>
                <w:lang w:eastAsia="vi-VN"/>
                <w14:ligatures w14:val="none"/>
              </w:rPr>
              <w:t>t h</w:t>
            </w:r>
            <w:r w:rsidRPr="00E56C2B">
              <w:rPr>
                <w:rFonts w:ascii="Cambria" w:eastAsia="Times New Roman" w:hAnsi="Cambria" w:cs="Cambria"/>
                <w:color w:val="000000"/>
                <w:kern w:val="0"/>
                <w:sz w:val="24"/>
                <w:szCs w:val="24"/>
                <w:bdr w:val="single" w:sz="2" w:space="0" w:color="E5E7EB" w:frame="1"/>
                <w:lang w:eastAsia="vi-VN"/>
                <w14:ligatures w14:val="none"/>
              </w:rPr>
              <w:t>ợ</w:t>
            </w:r>
            <w:r w:rsidRPr="00E56C2B">
              <w:rPr>
                <w:rFonts w:ascii="Comic Sans MS" w:eastAsia="Times New Roman" w:hAnsi="Comic Sans MS" w:cs="Times New Roman"/>
                <w:color w:val="000000"/>
                <w:kern w:val="0"/>
                <w:sz w:val="24"/>
                <w:szCs w:val="24"/>
                <w:bdr w:val="single" w:sz="2" w:space="0" w:color="E5E7EB" w:frame="1"/>
                <w:lang w:eastAsia="vi-VN"/>
                <w14:ligatures w14:val="none"/>
              </w:rPr>
              <w:t>p c</w:t>
            </w:r>
            <w:r w:rsidRPr="00E56C2B">
              <w:rPr>
                <w:rFonts w:ascii="Comic Sans MS" w:eastAsia="Times New Roman" w:hAnsi="Comic Sans MS" w:cs="Comic Sans MS"/>
                <w:color w:val="000000"/>
                <w:kern w:val="0"/>
                <w:sz w:val="24"/>
                <w:szCs w:val="24"/>
                <w:bdr w:val="single" w:sz="2" w:space="0" w:color="E5E7EB" w:frame="1"/>
                <w:lang w:eastAsia="vi-VN"/>
                <w14:ligatures w14:val="none"/>
              </w:rPr>
              <w:t>ô</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ngh</w:t>
            </w:r>
            <w:r w:rsidRPr="00E56C2B">
              <w:rPr>
                <w:rFonts w:ascii="Cambria" w:eastAsia="Times New Roman" w:hAnsi="Cambria" w:cs="Cambria"/>
                <w:color w:val="000000"/>
                <w:kern w:val="0"/>
                <w:sz w:val="24"/>
                <w:szCs w:val="24"/>
                <w:bdr w:val="single" w:sz="2" w:space="0" w:color="E5E7EB" w:frame="1"/>
                <w:lang w:eastAsia="vi-VN"/>
                <w14:ligatures w14:val="none"/>
              </w:rPr>
              <w:t>ệ</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E56C2B">
              <w:rPr>
                <w:rFonts w:ascii="Cambria" w:eastAsia="Times New Roman" w:hAnsi="Cambria" w:cs="Cambria"/>
                <w:color w:val="000000"/>
                <w:kern w:val="0"/>
                <w:sz w:val="24"/>
                <w:szCs w:val="24"/>
                <w:bdr w:val="single" w:sz="2" w:space="0" w:color="E5E7EB" w:frame="1"/>
                <w:lang w:eastAsia="vi-VN"/>
                <w14:ligatures w14:val="none"/>
              </w:rPr>
              <w:t>ề</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v</w:t>
            </w:r>
            <w:r w:rsidRPr="00E56C2B">
              <w:rPr>
                <w:rFonts w:ascii="Cambria" w:eastAsia="Times New Roman" w:hAnsi="Cambria" w:cs="Cambria"/>
                <w:color w:val="000000"/>
                <w:kern w:val="0"/>
                <w:sz w:val="24"/>
                <w:szCs w:val="24"/>
                <w:bdr w:val="single" w:sz="2" w:space="0" w:color="E5E7EB" w:frame="1"/>
                <w:lang w:eastAsia="vi-VN"/>
                <w14:ligatures w14:val="none"/>
              </w:rPr>
              <w:t>ữ</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 v</w:t>
            </w:r>
            <w:r w:rsidRPr="00E56C2B">
              <w:rPr>
                <w:rFonts w:ascii="Comic Sans MS" w:eastAsia="Times New Roman" w:hAnsi="Comic Sans MS" w:cs="Comic Sans MS"/>
                <w:color w:val="000000"/>
                <w:kern w:val="0"/>
                <w:sz w:val="24"/>
                <w:szCs w:val="24"/>
                <w:bdr w:val="single" w:sz="2" w:space="0" w:color="E5E7EB" w:frame="1"/>
                <w:lang w:eastAsia="vi-VN"/>
                <w14:ligatures w14:val="none"/>
              </w:rPr>
              <w:t>í</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E56C2B">
              <w:rPr>
                <w:rFonts w:ascii="Cambria" w:eastAsia="Times New Roman" w:hAnsi="Cambria" w:cs="Cambria"/>
                <w:color w:val="000000"/>
                <w:kern w:val="0"/>
                <w:sz w:val="24"/>
                <w:szCs w:val="24"/>
                <w:bdr w:val="single" w:sz="2" w:space="0" w:color="E5E7EB" w:frame="1"/>
                <w:lang w:eastAsia="vi-VN"/>
                <w14:ligatures w14:val="none"/>
              </w:rPr>
              <w:t>ụ</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nh</w:t>
            </w:r>
            <w:r w:rsidRPr="00E56C2B">
              <w:rPr>
                <w:rFonts w:ascii="Cambria" w:eastAsia="Times New Roman" w:hAnsi="Cambria" w:cs="Cambria"/>
                <w:color w:val="000000"/>
                <w:kern w:val="0"/>
                <w:sz w:val="24"/>
                <w:szCs w:val="24"/>
                <w:bdr w:val="single" w:sz="2" w:space="0" w:color="E5E7EB" w:frame="1"/>
                <w:lang w:eastAsia="vi-VN"/>
                <w14:ligatures w14:val="none"/>
              </w:rPr>
              <w:t>ư</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x</w:t>
            </w:r>
            <w:r w:rsidRPr="00E56C2B">
              <w:rPr>
                <w:rFonts w:ascii="Comic Sans MS" w:eastAsia="Times New Roman" w:hAnsi="Comic Sans MS" w:cs="Comic Sans MS"/>
                <w:color w:val="000000"/>
                <w:kern w:val="0"/>
                <w:sz w:val="24"/>
                <w:szCs w:val="24"/>
                <w:bdr w:val="single" w:sz="2" w:space="0" w:color="E5E7EB" w:frame="1"/>
                <w:lang w:eastAsia="vi-VN"/>
                <w14:ligatures w14:val="none"/>
              </w:rPr>
              <w:t>â</w:t>
            </w:r>
            <w:r w:rsidRPr="00E56C2B">
              <w:rPr>
                <w:rFonts w:ascii="Comic Sans MS" w:eastAsia="Times New Roman" w:hAnsi="Comic Sans MS" w:cs="Times New Roman"/>
                <w:color w:val="000000"/>
                <w:kern w:val="0"/>
                <w:sz w:val="24"/>
                <w:szCs w:val="24"/>
                <w:bdr w:val="single" w:sz="2" w:space="0" w:color="E5E7EB" w:frame="1"/>
                <w:lang w:eastAsia="vi-VN"/>
                <w14:ligatures w14:val="none"/>
              </w:rPr>
              <w:t>y d</w:t>
            </w:r>
            <w:r w:rsidRPr="00E56C2B">
              <w:rPr>
                <w:rFonts w:ascii="Cambria" w:eastAsia="Times New Roman" w:hAnsi="Cambria" w:cs="Cambria"/>
                <w:color w:val="000000"/>
                <w:kern w:val="0"/>
                <w:sz w:val="24"/>
                <w:szCs w:val="24"/>
                <w:bdr w:val="single" w:sz="2" w:space="0" w:color="E5E7EB" w:frame="1"/>
                <w:lang w:eastAsia="vi-VN"/>
                <w14:ligatures w14:val="none"/>
              </w:rPr>
              <w:t>ự</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ậ</w:t>
            </w:r>
            <w:r w:rsidRPr="00E56C2B">
              <w:rPr>
                <w:rFonts w:ascii="Comic Sans MS" w:eastAsia="Times New Roman" w:hAnsi="Comic Sans MS" w:cs="Times New Roman"/>
                <w:color w:val="000000"/>
                <w:kern w:val="0"/>
                <w:sz w:val="24"/>
                <w:szCs w:val="24"/>
                <w:bdr w:val="single" w:sz="2" w:space="0" w:color="E5E7EB" w:frame="1"/>
                <w:lang w:eastAsia="vi-VN"/>
                <w14:ligatures w14:val="none"/>
              </w:rPr>
              <w:t>p c</w:t>
            </w:r>
            <w:r w:rsidRPr="00E56C2B">
              <w:rPr>
                <w:rFonts w:ascii="Comic Sans MS" w:eastAsia="Times New Roman" w:hAnsi="Comic Sans MS" w:cs="Comic Sans MS"/>
                <w:color w:val="000000"/>
                <w:kern w:val="0"/>
                <w:sz w:val="24"/>
                <w:szCs w:val="24"/>
                <w:bdr w:val="single" w:sz="2" w:space="0" w:color="E5E7EB" w:frame="1"/>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ể</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thu v</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E56C2B">
              <w:rPr>
                <w:rFonts w:ascii="Cambria" w:eastAsia="Times New Roman" w:hAnsi="Cambria" w:cs="Cambria"/>
                <w:color w:val="000000"/>
                <w:kern w:val="0"/>
                <w:sz w:val="24"/>
                <w:szCs w:val="24"/>
                <w:bdr w:val="single" w:sz="2" w:space="0" w:color="E5E7EB" w:frame="1"/>
                <w:lang w:eastAsia="vi-VN"/>
                <w14:ligatures w14:val="none"/>
              </w:rPr>
              <w:t>ọ</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n</w:t>
            </w:r>
            <w:r w:rsidRPr="00E56C2B">
              <w:rPr>
                <w:rFonts w:ascii="Cambria" w:eastAsia="Times New Roman" w:hAnsi="Cambria" w:cs="Cambria"/>
                <w:color w:val="000000"/>
                <w:kern w:val="0"/>
                <w:sz w:val="24"/>
                <w:szCs w:val="24"/>
                <w:bdr w:val="single" w:sz="2" w:space="0" w:color="E5E7EB" w:frame="1"/>
                <w:lang w:eastAsia="vi-VN"/>
                <w14:ligatures w14:val="none"/>
              </w:rPr>
              <w:t>ướ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m</w:t>
            </w:r>
            <w:r w:rsidRPr="00E56C2B">
              <w:rPr>
                <w:rFonts w:ascii="Cambria" w:eastAsia="Times New Roman" w:hAnsi="Cambria" w:cs="Cambria"/>
                <w:color w:val="000000"/>
                <w:kern w:val="0"/>
                <w:sz w:val="24"/>
                <w:szCs w:val="24"/>
                <w:bdr w:val="single" w:sz="2" w:space="0" w:color="E5E7EB" w:frame="1"/>
                <w:lang w:eastAsia="vi-VN"/>
                <w14:ligatures w14:val="none"/>
              </w:rPr>
              <w:t>ư</w:t>
            </w:r>
            <w:r w:rsidRPr="00E56C2B">
              <w:rPr>
                <w:rFonts w:ascii="Comic Sans MS" w:eastAsia="Times New Roman" w:hAnsi="Comic Sans MS" w:cs="Times New Roman"/>
                <w:color w:val="000000"/>
                <w:kern w:val="0"/>
                <w:sz w:val="24"/>
                <w:szCs w:val="24"/>
                <w:bdr w:val="single" w:sz="2" w:space="0" w:color="E5E7EB" w:frame="1"/>
                <w:lang w:eastAsia="vi-VN"/>
                <w14:ligatures w14:val="none"/>
              </w:rPr>
              <w:t>a m</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s</w:t>
            </w:r>
            <w:r w:rsidRPr="00E56C2B">
              <w:rPr>
                <w:rFonts w:ascii="Cambria" w:eastAsia="Times New Roman" w:hAnsi="Cambria" w:cs="Cambria"/>
                <w:color w:val="000000"/>
                <w:kern w:val="0"/>
                <w:sz w:val="24"/>
                <w:szCs w:val="24"/>
                <w:bdr w:val="single" w:sz="2" w:space="0" w:color="E5E7EB" w:frame="1"/>
                <w:lang w:eastAsia="vi-VN"/>
                <w14:ligatures w14:val="none"/>
              </w:rPr>
              <w:t>ẽ</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E56C2B">
              <w:rPr>
                <w:rFonts w:ascii="Comic Sans MS" w:eastAsia="Times New Roman" w:hAnsi="Comic Sans MS" w:cs="Comic Sans MS"/>
                <w:color w:val="000000"/>
                <w:kern w:val="0"/>
                <w:sz w:val="24"/>
                <w:szCs w:val="24"/>
                <w:bdr w:val="single" w:sz="2" w:space="0" w:color="E5E7EB" w:frame="1"/>
                <w:lang w:eastAsia="vi-VN"/>
                <w14:ligatures w14:val="none"/>
              </w:rPr>
              <w:t>ô</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m</w:t>
            </w:r>
            <w:r w:rsidRPr="00E56C2B">
              <w:rPr>
                <w:rFonts w:ascii="Cambria" w:eastAsia="Times New Roman" w:hAnsi="Cambria" w:cs="Cambria"/>
                <w:color w:val="000000"/>
                <w:kern w:val="0"/>
                <w:sz w:val="24"/>
                <w:szCs w:val="24"/>
                <w:bdr w:val="single" w:sz="2" w:space="0" w:color="E5E7EB" w:frame="1"/>
                <w:lang w:eastAsia="vi-VN"/>
                <w14:ligatures w14:val="none"/>
              </w:rPr>
              <w:t>ấ</w:t>
            </w:r>
            <w:r w:rsidRPr="00E56C2B">
              <w:rPr>
                <w:rFonts w:ascii="Comic Sans MS" w:eastAsia="Times New Roman" w:hAnsi="Comic Sans MS" w:cs="Times New Roman"/>
                <w:color w:val="000000"/>
                <w:kern w:val="0"/>
                <w:sz w:val="24"/>
                <w:szCs w:val="24"/>
                <w:bdr w:val="single" w:sz="2" w:space="0" w:color="E5E7EB" w:frame="1"/>
                <w:lang w:eastAsia="vi-VN"/>
                <w14:ligatures w14:val="none"/>
              </w:rPr>
              <w:t>t n</w:t>
            </w:r>
            <w:r w:rsidRPr="00E56C2B">
              <w:rPr>
                <w:rFonts w:ascii="Cambria" w:eastAsia="Times New Roman" w:hAnsi="Cambria" w:cs="Cambria"/>
                <w:color w:val="000000"/>
                <w:kern w:val="0"/>
                <w:sz w:val="24"/>
                <w:szCs w:val="24"/>
                <w:bdr w:val="single" w:sz="2" w:space="0" w:color="E5E7EB" w:frame="1"/>
                <w:lang w:eastAsia="vi-VN"/>
                <w14:ligatures w14:val="none"/>
              </w:rPr>
              <w:t>ế</w:t>
            </w:r>
            <w:r w:rsidRPr="00E56C2B">
              <w:rPr>
                <w:rFonts w:ascii="Comic Sans MS" w:eastAsia="Times New Roman" w:hAnsi="Comic Sans MS" w:cs="Times New Roman"/>
                <w:color w:val="000000"/>
                <w:kern w:val="0"/>
                <w:sz w:val="24"/>
                <w:szCs w:val="24"/>
                <w:bdr w:val="single" w:sz="2" w:space="0" w:color="E5E7EB" w:frame="1"/>
                <w:lang w:eastAsia="vi-VN"/>
                <w14:ligatures w14:val="none"/>
              </w:rPr>
              <w:t>u không có công ngh</w:t>
            </w:r>
            <w:r w:rsidRPr="00E56C2B">
              <w:rPr>
                <w:rFonts w:ascii="Cambria" w:eastAsia="Times New Roman" w:hAnsi="Cambria" w:cs="Cambria"/>
                <w:color w:val="000000"/>
                <w:kern w:val="0"/>
                <w:sz w:val="24"/>
                <w:szCs w:val="24"/>
                <w:bdr w:val="single" w:sz="2" w:space="0" w:color="E5E7EB" w:frame="1"/>
                <w:lang w:eastAsia="vi-VN"/>
                <w14:ligatures w14:val="none"/>
              </w:rPr>
              <w:t>ệ</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n</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y. Nh</w:t>
            </w:r>
            <w:r w:rsidRPr="00E56C2B">
              <w:rPr>
                <w:rFonts w:ascii="Cambria" w:eastAsia="Times New Roman" w:hAnsi="Cambria" w:cs="Cambria"/>
                <w:color w:val="000000"/>
                <w:kern w:val="0"/>
                <w:sz w:val="24"/>
                <w:szCs w:val="24"/>
                <w:bdr w:val="single" w:sz="2" w:space="0" w:color="E5E7EB" w:frame="1"/>
                <w:lang w:eastAsia="vi-VN"/>
                <w14:ligatures w14:val="none"/>
              </w:rPr>
              <w:t>ư</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ổ</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m</w:t>
            </w:r>
            <w:r w:rsidRPr="00E56C2B">
              <w:rPr>
                <w:rFonts w:ascii="Cambria" w:eastAsia="Times New Roman" w:hAnsi="Cambria" w:cs="Cambria"/>
                <w:color w:val="000000"/>
                <w:kern w:val="0"/>
                <w:sz w:val="24"/>
                <w:szCs w:val="24"/>
                <w:bdr w:val="single" w:sz="2" w:space="0" w:color="E5E7EB" w:frame="1"/>
                <w:lang w:eastAsia="vi-VN"/>
                <w14:ligatures w14:val="none"/>
              </w:rPr>
              <w:t>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th</w:t>
            </w:r>
            <w:r w:rsidRPr="00E56C2B">
              <w:rPr>
                <w:rFonts w:ascii="Cambria" w:eastAsia="Times New Roman" w:hAnsi="Cambria" w:cs="Cambria"/>
                <w:color w:val="000000"/>
                <w:kern w:val="0"/>
                <w:sz w:val="24"/>
                <w:szCs w:val="24"/>
                <w:bdr w:val="single" w:sz="2" w:space="0" w:color="E5E7EB" w:frame="1"/>
                <w:lang w:eastAsia="vi-VN"/>
                <w14:ligatures w14:val="none"/>
              </w:rPr>
              <w:t>ậ</w:t>
            </w:r>
            <w:r w:rsidRPr="00E56C2B">
              <w:rPr>
                <w:rFonts w:ascii="Comic Sans MS" w:eastAsia="Times New Roman" w:hAnsi="Comic Sans MS" w:cs="Times New Roman"/>
                <w:color w:val="000000"/>
                <w:kern w:val="0"/>
                <w:sz w:val="24"/>
                <w:szCs w:val="24"/>
                <w:bdr w:val="single" w:sz="2" w:space="0" w:color="E5E7EB" w:frame="1"/>
                <w:lang w:eastAsia="vi-VN"/>
                <w14:ligatures w14:val="none"/>
              </w:rPr>
              <w:t>t s</w:t>
            </w:r>
            <w:r w:rsidRPr="00E56C2B">
              <w:rPr>
                <w:rFonts w:ascii="Cambria" w:eastAsia="Times New Roman" w:hAnsi="Cambria" w:cs="Cambria"/>
                <w:color w:val="000000"/>
                <w:kern w:val="0"/>
                <w:sz w:val="24"/>
                <w:szCs w:val="24"/>
                <w:bdr w:val="single" w:sz="2" w:space="0" w:color="E5E7EB" w:frame="1"/>
                <w:lang w:eastAsia="vi-VN"/>
                <w14:ligatures w14:val="none"/>
              </w:rPr>
              <w:t>ự</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WaterAid tin r</w:t>
            </w:r>
            <w:r w:rsidRPr="00E56C2B">
              <w:rPr>
                <w:rFonts w:ascii="Cambria" w:eastAsia="Times New Roman" w:hAnsi="Cambria" w:cs="Cambria"/>
                <w:color w:val="000000"/>
                <w:kern w:val="0"/>
                <w:sz w:val="24"/>
                <w:szCs w:val="24"/>
                <w:bdr w:val="single" w:sz="2" w:space="0" w:color="E5E7EB" w:frame="1"/>
                <w:lang w:eastAsia="vi-VN"/>
                <w14:ligatures w14:val="none"/>
              </w:rPr>
              <w:t>ằ</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c</w:t>
            </w:r>
            <w:r w:rsidRPr="00E56C2B">
              <w:rPr>
                <w:rFonts w:ascii="Comic Sans MS" w:eastAsia="Times New Roman" w:hAnsi="Comic Sans MS" w:cs="Comic Sans MS"/>
                <w:color w:val="000000"/>
                <w:kern w:val="0"/>
                <w:sz w:val="24"/>
                <w:szCs w:val="24"/>
                <w:bdr w:val="single" w:sz="2" w:space="0" w:color="E5E7EB" w:frame="1"/>
                <w:lang w:eastAsia="vi-VN"/>
                <w14:ligatures w14:val="none"/>
              </w:rPr>
              <w:t>ô</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ngh</w:t>
            </w:r>
            <w:r w:rsidRPr="00E56C2B">
              <w:rPr>
                <w:rFonts w:ascii="Cambria" w:eastAsia="Times New Roman" w:hAnsi="Cambria" w:cs="Cambria"/>
                <w:color w:val="000000"/>
                <w:kern w:val="0"/>
                <w:sz w:val="24"/>
                <w:szCs w:val="24"/>
                <w:bdr w:val="single" w:sz="2" w:space="0" w:color="E5E7EB" w:frame="1"/>
                <w:lang w:eastAsia="vi-VN"/>
                <w14:ligatures w14:val="none"/>
              </w:rPr>
              <w:t>ệ</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E56C2B">
              <w:rPr>
                <w:rFonts w:ascii="Cambria" w:eastAsia="Times New Roman" w:hAnsi="Cambria" w:cs="Cambria"/>
                <w:color w:val="000000"/>
                <w:kern w:val="0"/>
                <w:sz w:val="24"/>
                <w:szCs w:val="24"/>
                <w:bdr w:val="single" w:sz="2" w:space="0" w:color="E5E7EB" w:frame="1"/>
                <w:lang w:eastAsia="vi-VN"/>
                <w14:ligatures w14:val="none"/>
              </w:rPr>
              <w:t>ỉ</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E56C2B">
              <w:rPr>
                <w:rFonts w:ascii="Cambria" w:eastAsia="Times New Roman" w:hAnsi="Cambria" w:cs="Cambria"/>
                <w:color w:val="000000"/>
                <w:kern w:val="0"/>
                <w:sz w:val="24"/>
                <w:szCs w:val="24"/>
                <w:bdr w:val="single" w:sz="2" w:space="0" w:color="E5E7EB" w:frame="1"/>
                <w:lang w:eastAsia="vi-VN"/>
                <w14:ligatures w14:val="none"/>
              </w:rPr>
              <w:t>ộ</w:t>
            </w:r>
            <w:r w:rsidRPr="00E56C2B">
              <w:rPr>
                <w:rFonts w:ascii="Comic Sans MS" w:eastAsia="Times New Roman" w:hAnsi="Comic Sans MS" w:cs="Times New Roman"/>
                <w:color w:val="000000"/>
                <w:kern w:val="0"/>
                <w:sz w:val="24"/>
                <w:szCs w:val="24"/>
                <w:bdr w:val="single" w:sz="2" w:space="0" w:color="E5E7EB" w:frame="1"/>
                <w:lang w:eastAsia="vi-VN"/>
                <w14:ligatures w14:val="none"/>
              </w:rPr>
              <w:t>t ph</w:t>
            </w:r>
            <w:r w:rsidRPr="00E56C2B">
              <w:rPr>
                <w:rFonts w:ascii="Cambria" w:eastAsia="Times New Roman" w:hAnsi="Cambria" w:cs="Cambria"/>
                <w:color w:val="000000"/>
                <w:kern w:val="0"/>
                <w:sz w:val="24"/>
                <w:szCs w:val="24"/>
                <w:bdr w:val="single" w:sz="2" w:space="0" w:color="E5E7EB" w:frame="1"/>
                <w:lang w:eastAsia="vi-VN"/>
                <w14:ligatures w14:val="none"/>
              </w:rPr>
              <w:t>ầ</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c</w:t>
            </w:r>
            <w:r w:rsidRPr="00E56C2B">
              <w:rPr>
                <w:rFonts w:ascii="Cambria" w:eastAsia="Times New Roman" w:hAnsi="Cambria" w:cs="Cambria"/>
                <w:color w:val="000000"/>
                <w:kern w:val="0"/>
                <w:sz w:val="24"/>
                <w:szCs w:val="24"/>
                <w:bdr w:val="single" w:sz="2" w:space="0" w:color="E5E7EB" w:frame="1"/>
                <w:lang w:eastAsia="vi-VN"/>
                <w14:ligatures w14:val="none"/>
              </w:rPr>
              <w:t>ủ</w:t>
            </w:r>
            <w:r w:rsidRPr="00E56C2B">
              <w:rPr>
                <w:rFonts w:ascii="Comic Sans MS" w:eastAsia="Times New Roman" w:hAnsi="Comic Sans MS" w:cs="Times New Roman"/>
                <w:color w:val="000000"/>
                <w:kern w:val="0"/>
                <w:sz w:val="24"/>
                <w:szCs w:val="24"/>
                <w:bdr w:val="single" w:sz="2" w:space="0" w:color="E5E7EB" w:frame="1"/>
                <w:lang w:eastAsia="vi-VN"/>
                <w14:ligatures w14:val="none"/>
              </w:rPr>
              <w:t>a gi</w:t>
            </w:r>
            <w:r w:rsidRPr="00E56C2B">
              <w:rPr>
                <w:rFonts w:ascii="Cambria" w:eastAsia="Times New Roman" w:hAnsi="Cambria" w:cs="Cambria"/>
                <w:color w:val="000000"/>
                <w:kern w:val="0"/>
                <w:sz w:val="24"/>
                <w:szCs w:val="24"/>
                <w:bdr w:val="single" w:sz="2" w:space="0" w:color="E5E7EB" w:frame="1"/>
                <w:lang w:eastAsia="vi-VN"/>
                <w14:ligatures w14:val="none"/>
              </w:rPr>
              <w:t>ả</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ph</w:t>
            </w:r>
            <w:r w:rsidRPr="00E56C2B">
              <w:rPr>
                <w:rFonts w:ascii="Comic Sans MS" w:eastAsia="Times New Roman" w:hAnsi="Comic Sans MS" w:cs="Comic Sans MS"/>
                <w:color w:val="000000"/>
                <w:kern w:val="0"/>
                <w:sz w:val="24"/>
                <w:szCs w:val="24"/>
                <w:bdr w:val="single" w:sz="2" w:space="0" w:color="E5E7EB" w:frame="1"/>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lang w:eastAsia="vi-VN"/>
                <w14:ligatures w14:val="none"/>
              </w:rPr>
              <w:t>p. Vi</w:t>
            </w:r>
            <w:r w:rsidRPr="00E56C2B">
              <w:rPr>
                <w:rFonts w:ascii="Cambria" w:eastAsia="Times New Roman" w:hAnsi="Cambria" w:cs="Cambria"/>
                <w:color w:val="000000"/>
                <w:kern w:val="0"/>
                <w:sz w:val="24"/>
                <w:szCs w:val="24"/>
                <w:bdr w:val="single" w:sz="2" w:space="0" w:color="E5E7EB" w:frame="1"/>
                <w:lang w:eastAsia="vi-VN"/>
                <w14:ligatures w14:val="none"/>
              </w:rPr>
              <w:t>ệ</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quan tr</w:t>
            </w:r>
            <w:r w:rsidRPr="00E56C2B">
              <w:rPr>
                <w:rFonts w:ascii="Cambria" w:eastAsia="Times New Roman" w:hAnsi="Cambria" w:cs="Cambria"/>
                <w:color w:val="000000"/>
                <w:kern w:val="0"/>
                <w:sz w:val="24"/>
                <w:szCs w:val="24"/>
                <w:bdr w:val="single" w:sz="2" w:space="0" w:color="E5E7EB" w:frame="1"/>
                <w:lang w:eastAsia="vi-VN"/>
                <w14:ligatures w14:val="none"/>
              </w:rPr>
              <w:t>ọ</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kh</w:t>
            </w:r>
            <w:r w:rsidRPr="00E56C2B">
              <w:rPr>
                <w:rFonts w:ascii="Comic Sans MS" w:eastAsia="Times New Roman" w:hAnsi="Comic Sans MS" w:cs="Comic Sans MS"/>
                <w:color w:val="000000"/>
                <w:kern w:val="0"/>
                <w:sz w:val="24"/>
                <w:szCs w:val="24"/>
                <w:bdr w:val="single" w:sz="2" w:space="0" w:color="E5E7EB" w:frame="1"/>
                <w:lang w:eastAsia="vi-VN"/>
                <w14:ligatures w14:val="none"/>
              </w:rPr>
              <w:t>ô</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k</w:t>
            </w:r>
            <w:r w:rsidRPr="00E56C2B">
              <w:rPr>
                <w:rFonts w:ascii="Comic Sans MS" w:eastAsia="Times New Roman" w:hAnsi="Comic Sans MS" w:cs="Comic Sans MS"/>
                <w:color w:val="000000"/>
                <w:kern w:val="0"/>
                <w:sz w:val="24"/>
                <w:szCs w:val="24"/>
                <w:bdr w:val="single" w:sz="2" w:space="0" w:color="E5E7EB" w:frame="1"/>
                <w:lang w:eastAsia="vi-VN"/>
                <w14:ligatures w14:val="none"/>
              </w:rPr>
              <w:t>é</w:t>
            </w:r>
            <w:r w:rsidRPr="00E56C2B">
              <w:rPr>
                <w:rFonts w:ascii="Comic Sans MS" w:eastAsia="Times New Roman" w:hAnsi="Comic Sans MS" w:cs="Times New Roman"/>
                <w:color w:val="000000"/>
                <w:kern w:val="0"/>
                <w:sz w:val="24"/>
                <w:szCs w:val="24"/>
                <w:bdr w:val="single" w:sz="2" w:space="0" w:color="E5E7EB" w:frame="1"/>
                <w:lang w:eastAsia="vi-VN"/>
                <w14:ligatures w14:val="none"/>
              </w:rPr>
              <w:t>m l</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 </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khi</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ế</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 c</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ộ</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ng </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đ</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ồ</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ng </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đ</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ị</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a ph</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ươ</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ng tham gia v</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o thi</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ế</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t k</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ế</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â</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y d</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ự</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ng v</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b</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ả</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o tr</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ì</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c</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c d</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ự</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 n</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ướ</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c m</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ớ</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i</w:t>
            </w:r>
            <w:r w:rsidRPr="00E56C2B">
              <w:rPr>
                <w:rFonts w:ascii="Comic Sans MS" w:eastAsia="Times New Roman" w:hAnsi="Comic Sans MS" w:cs="Times New Roman"/>
                <w:color w:val="000000"/>
                <w:kern w:val="0"/>
                <w:sz w:val="24"/>
                <w:szCs w:val="24"/>
                <w:bdr w:val="single" w:sz="2" w:space="0" w:color="E5E7EB" w:frame="1"/>
                <w:lang w:eastAsia="vi-VN"/>
                <w14:ligatures w14:val="none"/>
              </w:rPr>
              <w:t>. </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Tr</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ướ</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c khi b</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ắ</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t </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đ</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ầ</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u b</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ấ</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t k</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ỳ</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d</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ự</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 nào. WaterAid đ</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ề</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ngh</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ị</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đ</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ị</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a </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lastRenderedPageBreak/>
              <w:t>ph</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ươ</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ng t</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ạ</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o m</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ộ</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t h</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ộ</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i </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đ</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ồ</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ng WASH (n</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ướ</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c, v</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ệ</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sinh) g</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ồ</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m 7 ng</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ườ</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i. H</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ộ</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i </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đ</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ồ</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ng ho</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ạ</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t </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đ</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ộ</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ng v</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ớ</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i WaterAid </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đ</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ể</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l</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ê</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 k</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ế</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ho</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ạ</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ch d</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ự</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 v</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khi</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ế</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 c</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ả</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l</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ng c</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ù</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ng tham gia x</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â</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y d</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ự</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ng. Sau </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đó</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n</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ó</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s</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ẽ</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b</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ả</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o tr</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ì</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v</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ch</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ạ</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y d</w:t>
            </w:r>
            <w:r w:rsidRPr="00E56C2B">
              <w:rPr>
                <w:rFonts w:ascii="Cambria" w:eastAsia="Times New Roman" w:hAnsi="Cambria" w:cs="Cambria"/>
                <w:color w:val="000000"/>
                <w:kern w:val="0"/>
                <w:sz w:val="24"/>
                <w:szCs w:val="24"/>
                <w:bdr w:val="single" w:sz="2" w:space="0" w:color="E5E7EB" w:frame="1"/>
                <w:shd w:val="clear" w:color="auto" w:fill="FFFF00"/>
                <w:lang w:eastAsia="vi-VN"/>
                <w14:ligatures w14:val="none"/>
              </w:rPr>
              <w:t>ự</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w:t>
            </w:r>
            <w:r w:rsidRPr="00E56C2B">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w:t>
            </w:r>
          </w:p>
        </w:tc>
      </w:tr>
      <w:tr w:rsidR="00E56C2B" w:rsidRPr="00E56C2B" w14:paraId="6B2B2AD7" w14:textId="77777777" w:rsidTr="00E56C2B">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9181BD"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lang w:eastAsia="vi-VN"/>
                <w14:ligatures w14:val="none"/>
              </w:rPr>
              <w:lastRenderedPageBreak/>
              <w:t>Nh</w:t>
            </w:r>
            <w:r w:rsidRPr="00E56C2B">
              <w:rPr>
                <w:rFonts w:ascii="Cambria" w:eastAsia="Times New Roman" w:hAnsi="Cambria" w:cs="Cambria"/>
                <w:color w:val="000000"/>
                <w:kern w:val="0"/>
                <w:sz w:val="24"/>
                <w:szCs w:val="24"/>
                <w:bdr w:val="single" w:sz="2" w:space="0" w:color="E5E7EB" w:frame="1"/>
                <w:lang w:eastAsia="vi-VN"/>
                <w14:ligatures w14:val="none"/>
              </w:rPr>
              <w:t>ữ</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c</w:t>
            </w:r>
            <w:r w:rsidRPr="00E56C2B">
              <w:rPr>
                <w:rFonts w:ascii="Comic Sans MS" w:eastAsia="Times New Roman" w:hAnsi="Comic Sans MS" w:cs="Comic Sans MS"/>
                <w:color w:val="000000"/>
                <w:kern w:val="0"/>
                <w:sz w:val="24"/>
                <w:szCs w:val="24"/>
                <w:bdr w:val="single" w:sz="2" w:space="0" w:color="E5E7EB" w:frame="1"/>
                <w:lang w:eastAsia="vi-VN"/>
                <w14:ligatures w14:val="none"/>
              </w:rPr>
              <w:t>â</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E56C2B">
              <w:rPr>
                <w:rFonts w:ascii="Cambria" w:eastAsia="Times New Roman" w:hAnsi="Cambria" w:cs="Cambria"/>
                <w:color w:val="000000"/>
                <w:kern w:val="0"/>
                <w:sz w:val="24"/>
                <w:szCs w:val="24"/>
                <w:bdr w:val="single" w:sz="2" w:space="0" w:color="E5E7EB" w:frame="1"/>
                <w:lang w:eastAsia="vi-VN"/>
                <w14:ligatures w14:val="none"/>
              </w:rPr>
              <w:t>ở</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n</w:t>
            </w:r>
            <w:r w:rsidRPr="00E56C2B">
              <w:rPr>
                <w:rFonts w:ascii="Cambria" w:eastAsia="Times New Roman" w:hAnsi="Cambria" w:cs="Cambria"/>
                <w:color w:val="000000"/>
                <w:kern w:val="0"/>
                <w:sz w:val="24"/>
                <w:szCs w:val="24"/>
                <w:bdr w:val="single" w:sz="2" w:space="0" w:color="E5E7EB" w:frame="1"/>
                <w:lang w:eastAsia="vi-VN"/>
                <w14:ligatures w14:val="none"/>
              </w:rPr>
              <w:t>ử</w:t>
            </w:r>
            <w:r w:rsidRPr="00E56C2B">
              <w:rPr>
                <w:rFonts w:ascii="Comic Sans MS" w:eastAsia="Times New Roman" w:hAnsi="Comic Sans MS" w:cs="Times New Roman"/>
                <w:color w:val="000000"/>
                <w:kern w:val="0"/>
                <w:sz w:val="24"/>
                <w:szCs w:val="24"/>
                <w:bdr w:val="single" w:sz="2" w:space="0" w:color="E5E7EB" w:frame="1"/>
                <w:lang w:eastAsia="vi-VN"/>
                <w14:ligatures w14:val="none"/>
              </w:rPr>
              <w:t>a cu</w:t>
            </w:r>
            <w:r w:rsidRPr="00E56C2B">
              <w:rPr>
                <w:rFonts w:ascii="Cambria" w:eastAsia="Times New Roman" w:hAnsi="Cambria" w:cs="Cambria"/>
                <w:color w:val="000000"/>
                <w:kern w:val="0"/>
                <w:sz w:val="24"/>
                <w:szCs w:val="24"/>
                <w:bdr w:val="single" w:sz="2" w:space="0" w:color="E5E7EB" w:frame="1"/>
                <w:lang w:eastAsia="vi-VN"/>
                <w14:ligatures w14:val="none"/>
              </w:rPr>
              <w:t>ố</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omic Sans MS" w:eastAsia="Times New Roman" w:hAnsi="Comic Sans MS" w:cs="Times New Roman"/>
                <w:color w:val="000000"/>
                <w:kern w:val="0"/>
                <w:sz w:val="24"/>
                <w:szCs w:val="24"/>
                <w:bdr w:val="single" w:sz="2" w:space="0" w:color="E5E7EB" w:frame="1"/>
                <w:lang w:eastAsia="vi-VN"/>
                <w14:ligatures w14:val="none"/>
              </w:rPr>
              <w:t>o</w:t>
            </w:r>
            <w:r w:rsidRPr="00E56C2B">
              <w:rPr>
                <w:rFonts w:ascii="Cambria" w:eastAsia="Times New Roman" w:hAnsi="Cambria" w:cs="Cambria"/>
                <w:color w:val="000000"/>
                <w:kern w:val="0"/>
                <w:sz w:val="24"/>
                <w:szCs w:val="24"/>
                <w:bdr w:val="single" w:sz="2" w:space="0" w:color="E5E7EB" w:frame="1"/>
                <w:lang w:eastAsia="vi-VN"/>
                <w14:ligatures w14:val="none"/>
              </w:rPr>
              <w:t>ạ</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m</w:t>
            </w:r>
            <w:r w:rsidRPr="00E56C2B">
              <w:rPr>
                <w:rFonts w:ascii="Comic Sans MS" w:eastAsia="Times New Roman" w:hAnsi="Comic Sans MS" w:cs="Comic Sans MS"/>
                <w:color w:val="000000"/>
                <w:kern w:val="0"/>
                <w:sz w:val="24"/>
                <w:szCs w:val="24"/>
                <w:bdr w:val="single" w:sz="2" w:space="0" w:color="E5E7EB" w:frame="1"/>
                <w:lang w:eastAsia="vi-VN"/>
                <w14:ligatures w14:val="none"/>
              </w:rPr>
              <w:t>ô</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t</w:t>
            </w:r>
            <w:r w:rsidRPr="00E56C2B">
              <w:rPr>
                <w:rFonts w:ascii="Cambria" w:eastAsia="Times New Roman" w:hAnsi="Cambria" w:cs="Cambria"/>
                <w:color w:val="000000"/>
                <w:kern w:val="0"/>
                <w:sz w:val="24"/>
                <w:szCs w:val="24"/>
                <w:bdr w:val="single" w:sz="2" w:space="0" w:color="E5E7EB" w:frame="1"/>
                <w:lang w:eastAsia="vi-VN"/>
                <w14:ligatures w14:val="none"/>
              </w:rPr>
              <w:t>ả</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E56C2B">
              <w:rPr>
                <w:rFonts w:ascii="Comic Sans MS" w:eastAsia="Times New Roman" w:hAnsi="Comic Sans MS" w:cs="Comic Sans MS"/>
                <w:color w:val="000000"/>
                <w:kern w:val="0"/>
                <w:sz w:val="24"/>
                <w:szCs w:val="24"/>
                <w:bdr w:val="single" w:sz="2" w:space="0" w:color="E5E7EB" w:frame="1"/>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lang w:eastAsia="vi-VN"/>
                <w14:ligatures w14:val="none"/>
              </w:rPr>
              <w:t>ch v</w:t>
            </w:r>
            <w:r w:rsidRPr="00E56C2B">
              <w:rPr>
                <w:rFonts w:ascii="Cambria" w:eastAsia="Times New Roman" w:hAnsi="Cambria" w:cs="Cambria"/>
                <w:color w:val="000000"/>
                <w:kern w:val="0"/>
                <w:sz w:val="24"/>
                <w:szCs w:val="24"/>
                <w:bdr w:val="single" w:sz="2" w:space="0" w:color="E5E7EB" w:frame="1"/>
                <w:lang w:eastAsia="vi-VN"/>
                <w14:ligatures w14:val="none"/>
              </w:rPr>
              <w:t>ậ</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hành d</w:t>
            </w:r>
            <w:r w:rsidRPr="00E56C2B">
              <w:rPr>
                <w:rFonts w:ascii="Cambria" w:eastAsia="Times New Roman" w:hAnsi="Cambria" w:cs="Cambria"/>
                <w:color w:val="000000"/>
                <w:kern w:val="0"/>
                <w:sz w:val="24"/>
                <w:szCs w:val="24"/>
                <w:bdr w:val="single" w:sz="2" w:space="0" w:color="E5E7EB" w:frame="1"/>
                <w:lang w:eastAsia="vi-VN"/>
                <w14:ligatures w14:val="none"/>
              </w:rPr>
              <w:t>ự</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E56C2B">
              <w:rPr>
                <w:rFonts w:ascii="Comic Sans MS" w:eastAsia="Times New Roman" w:hAnsi="Comic Sans MS" w:cs="Comic Sans MS"/>
                <w:color w:val="000000"/>
                <w:kern w:val="0"/>
                <w:sz w:val="24"/>
                <w:szCs w:val="24"/>
                <w:bdr w:val="single" w:sz="2" w:space="0" w:color="E5E7EB" w:frame="1"/>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b</w:t>
            </w:r>
            <w:r w:rsidRPr="00E56C2B">
              <w:rPr>
                <w:rFonts w:ascii="Cambria" w:eastAsia="Times New Roman" w:hAnsi="Cambria" w:cs="Cambria"/>
                <w:color w:val="000000"/>
                <w:kern w:val="0"/>
                <w:sz w:val="24"/>
                <w:szCs w:val="24"/>
                <w:bdr w:val="single" w:sz="2" w:space="0" w:color="E5E7EB" w:frame="1"/>
                <w:lang w:eastAsia="vi-VN"/>
                <w14:ligatures w14:val="none"/>
              </w:rPr>
              <w:t>ằ</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vi</w:t>
            </w:r>
            <w:r w:rsidRPr="00E56C2B">
              <w:rPr>
                <w:rFonts w:ascii="Cambria" w:eastAsia="Times New Roman" w:hAnsi="Cambria" w:cs="Cambria"/>
                <w:color w:val="000000"/>
                <w:kern w:val="0"/>
                <w:sz w:val="24"/>
                <w:szCs w:val="24"/>
                <w:bdr w:val="single" w:sz="2" w:space="0" w:color="E5E7EB" w:frame="1"/>
                <w:lang w:eastAsia="vi-VN"/>
                <w14:ligatures w14:val="none"/>
              </w:rPr>
              <w:t>ệ</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c huy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ộ</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m</w:t>
            </w:r>
            <w:r w:rsidRPr="00E56C2B">
              <w:rPr>
                <w:rFonts w:ascii="Cambria" w:eastAsia="Times New Roman" w:hAnsi="Cambria" w:cs="Cambria"/>
                <w:color w:val="000000"/>
                <w:kern w:val="0"/>
                <w:sz w:val="24"/>
                <w:szCs w:val="24"/>
                <w:bdr w:val="single" w:sz="2" w:space="0" w:color="E5E7EB" w:frame="1"/>
                <w:lang w:eastAsia="vi-VN"/>
                <w14:ligatures w14:val="none"/>
              </w:rPr>
              <w:t>ộ</w:t>
            </w:r>
            <w:r w:rsidRPr="00E56C2B">
              <w:rPr>
                <w:rFonts w:ascii="Comic Sans MS" w:eastAsia="Times New Roman" w:hAnsi="Comic Sans MS" w:cs="Times New Roman"/>
                <w:color w:val="000000"/>
                <w:kern w:val="0"/>
                <w:sz w:val="24"/>
                <w:szCs w:val="24"/>
                <w:bdr w:val="single" w:sz="2" w:space="0" w:color="E5E7EB" w:frame="1"/>
                <w:lang w:eastAsia="vi-VN"/>
                <w14:ligatures w14:val="none"/>
              </w:rPr>
              <w:t>t h</w:t>
            </w:r>
            <w:r w:rsidRPr="00E56C2B">
              <w:rPr>
                <w:rFonts w:ascii="Cambria" w:eastAsia="Times New Roman" w:hAnsi="Cambria" w:cs="Cambria"/>
                <w:color w:val="000000"/>
                <w:kern w:val="0"/>
                <w:sz w:val="24"/>
                <w:szCs w:val="24"/>
                <w:bdr w:val="single" w:sz="2" w:space="0" w:color="E5E7EB" w:frame="1"/>
                <w:lang w:eastAsia="vi-VN"/>
                <w14:ligatures w14:val="none"/>
              </w:rPr>
              <w:t>ộ</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ồ</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ng</w:t>
            </w:r>
            <w:r w:rsidRPr="00E56C2B">
              <w:rPr>
                <w:rFonts w:ascii="Cambria" w:eastAsia="Times New Roman" w:hAnsi="Cambria" w:cs="Cambria"/>
                <w:color w:val="000000"/>
                <w:kern w:val="0"/>
                <w:sz w:val="24"/>
                <w:szCs w:val="24"/>
                <w:bdr w:val="single" w:sz="2" w:space="0" w:color="E5E7EB" w:frame="1"/>
                <w:lang w:eastAsia="vi-VN"/>
                <w14:ligatures w14:val="none"/>
              </w:rPr>
              <w:t>ườ</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ị</w:t>
            </w:r>
            <w:r w:rsidRPr="00E56C2B">
              <w:rPr>
                <w:rFonts w:ascii="Comic Sans MS" w:eastAsia="Times New Roman" w:hAnsi="Comic Sans MS" w:cs="Times New Roman"/>
                <w:color w:val="000000"/>
                <w:kern w:val="0"/>
                <w:sz w:val="24"/>
                <w:szCs w:val="24"/>
                <w:bdr w:val="single" w:sz="2" w:space="0" w:color="E5E7EB" w:frame="1"/>
                <w:lang w:eastAsia="vi-VN"/>
                <w14:ligatures w14:val="none"/>
              </w:rPr>
              <w:t>a ph</w:t>
            </w:r>
            <w:r w:rsidRPr="00E56C2B">
              <w:rPr>
                <w:rFonts w:ascii="Cambria" w:eastAsia="Times New Roman" w:hAnsi="Cambria" w:cs="Cambria"/>
                <w:color w:val="000000"/>
                <w:kern w:val="0"/>
                <w:sz w:val="24"/>
                <w:szCs w:val="24"/>
                <w:bdr w:val="single" w:sz="2" w:space="0" w:color="E5E7EB" w:frame="1"/>
                <w:lang w:eastAsia="vi-VN"/>
                <w14:ligatures w14:val="none"/>
              </w:rPr>
              <w:t>ươ</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w:t>
            </w:r>
            <w:r w:rsidRPr="00E56C2B">
              <w:rPr>
                <w:rFonts w:ascii="Comic Sans MS" w:eastAsia="Times New Roman" w:hAnsi="Comic Sans MS" w:cs="Comic Sans MS"/>
                <w:color w:val="000000"/>
                <w:kern w:val="0"/>
                <w:sz w:val="24"/>
                <w:szCs w:val="24"/>
                <w:bdr w:val="single" w:sz="2" w:space="0" w:color="E5E7EB" w:frame="1"/>
                <w:lang w:eastAsia="vi-VN"/>
                <w14:ligatures w14:val="none"/>
              </w:rPr>
              <w:t> </w:t>
            </w:r>
            <w:r w:rsidRPr="00E56C2B">
              <w:rPr>
                <w:rFonts w:ascii="Comic Sans MS" w:eastAsia="Times New Roman" w:hAnsi="Comic Sans MS" w:cs="Times New Roman"/>
                <w:color w:val="000000"/>
                <w:kern w:val="0"/>
                <w:sz w:val="24"/>
                <w:szCs w:val="24"/>
                <w:bdr w:val="single" w:sz="2" w:space="0" w:color="E5E7EB" w:frame="1"/>
                <w:lang w:eastAsia="vi-VN"/>
                <w14:ligatures w14:val="none"/>
              </w:rPr>
              <w:t> </w:t>
            </w:r>
          </w:p>
        </w:tc>
      </w:tr>
    </w:tbl>
    <w:p w14:paraId="72176B9E" w14:textId="77777777" w:rsidR="00E56C2B" w:rsidRPr="00E56C2B" w:rsidRDefault="00E56C2B" w:rsidP="00E56C2B">
      <w:pPr>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649"/>
        <w:gridCol w:w="4357"/>
      </w:tblGrid>
      <w:tr w:rsidR="00E56C2B" w:rsidRPr="00E56C2B" w14:paraId="1D9AB547" w14:textId="77777777" w:rsidTr="00E56C2B">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893CC"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lang w:eastAsia="vi-VN"/>
                <w14:ligatures w14:val="none"/>
              </w:rPr>
              <w:t>Paragraph F - III</w:t>
            </w:r>
          </w:p>
        </w:tc>
      </w:tr>
      <w:tr w:rsidR="00E56C2B" w:rsidRPr="00E56C2B" w14:paraId="073E220E" w14:textId="77777777" w:rsidTr="00E56C2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293929"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A possible success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82C7F6"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Ti</w:t>
            </w:r>
            <w:r w:rsidRPr="00E56C2B">
              <w:rPr>
                <w:rFonts w:ascii="Cambria" w:eastAsia="Times New Roman" w:hAnsi="Cambria" w:cs="Cambria"/>
                <w:color w:val="000000"/>
                <w:kern w:val="0"/>
                <w:sz w:val="24"/>
                <w:szCs w:val="24"/>
                <w:bdr w:val="single" w:sz="2" w:space="0" w:color="E5E7EB" w:frame="1"/>
                <w:shd w:val="clear" w:color="auto" w:fill="00FF00"/>
                <w:lang w:eastAsia="vi-VN"/>
                <w14:ligatures w14:val="none"/>
              </w:rPr>
              <w:t>ề</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m n</w:t>
            </w:r>
            <w:r w:rsidRPr="00E56C2B">
              <w:rPr>
                <w:rFonts w:ascii="Comic Sans MS" w:eastAsia="Times New Roman" w:hAnsi="Comic Sans MS" w:cs="Comic Sans MS"/>
                <w:color w:val="000000"/>
                <w:kern w:val="0"/>
                <w:sz w:val="24"/>
                <w:szCs w:val="24"/>
                <w:bdr w:val="single" w:sz="2" w:space="0" w:color="E5E7EB" w:frame="1"/>
                <w:shd w:val="clear" w:color="auto" w:fill="00FF00"/>
                <w:lang w:eastAsia="vi-VN"/>
                <w14:ligatures w14:val="none"/>
              </w:rPr>
              <w:t>ă</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ng th</w:t>
            </w:r>
            <w:r w:rsidRPr="00E56C2B">
              <w:rPr>
                <w:rFonts w:ascii="Comic Sans MS" w:eastAsia="Times New Roman" w:hAnsi="Comic Sans MS" w:cs="Comic Sans MS"/>
                <w:color w:val="000000"/>
                <w:kern w:val="0"/>
                <w:sz w:val="24"/>
                <w:szCs w:val="24"/>
                <w:bdr w:val="single" w:sz="2" w:space="0" w:color="E5E7EB" w:frame="1"/>
                <w:shd w:val="clear" w:color="auto" w:fill="00FF00"/>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nh c</w:t>
            </w:r>
            <w:r w:rsidRPr="00E56C2B">
              <w:rPr>
                <w:rFonts w:ascii="Comic Sans MS" w:eastAsia="Times New Roman" w:hAnsi="Comic Sans MS" w:cs="Comic Sans MS"/>
                <w:color w:val="000000"/>
                <w:kern w:val="0"/>
                <w:sz w:val="24"/>
                <w:szCs w:val="24"/>
                <w:bdr w:val="single" w:sz="2" w:space="0" w:color="E5E7EB" w:frame="1"/>
                <w:shd w:val="clear" w:color="auto" w:fill="00FF00"/>
                <w:lang w:eastAsia="vi-VN"/>
                <w14:ligatures w14:val="none"/>
              </w:rPr>
              <w:t>ô</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ng</w:t>
            </w:r>
          </w:p>
        </w:tc>
      </w:tr>
      <w:tr w:rsidR="00E56C2B" w:rsidRPr="00E56C2B" w14:paraId="0E963506" w14:textId="77777777" w:rsidTr="00E56C2B">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D25F6"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ị</w:t>
            </w:r>
            <w:r w:rsidRPr="00E56C2B">
              <w:rPr>
                <w:rFonts w:ascii="Comic Sans MS" w:eastAsia="Times New Roman" w:hAnsi="Comic Sans MS" w:cs="Times New Roman"/>
                <w:color w:val="000000"/>
                <w:kern w:val="0"/>
                <w:sz w:val="24"/>
                <w:szCs w:val="24"/>
                <w:bdr w:val="single" w:sz="2" w:space="0" w:color="E5E7EB" w:frame="1"/>
                <w:lang w:eastAsia="vi-VN"/>
                <w14:ligatures w14:val="none"/>
              </w:rPr>
              <w:t>nh v</w:t>
            </w:r>
            <w:r w:rsidRPr="00E56C2B">
              <w:rPr>
                <w:rFonts w:ascii="Cambria" w:eastAsia="Times New Roman" w:hAnsi="Cambria" w:cs="Cambria"/>
                <w:color w:val="000000"/>
                <w:kern w:val="0"/>
                <w:sz w:val="24"/>
                <w:szCs w:val="24"/>
                <w:bdr w:val="single" w:sz="2" w:space="0" w:color="E5E7EB" w:frame="1"/>
                <w:lang w:eastAsia="vi-VN"/>
                <w14:ligatures w14:val="none"/>
              </w:rPr>
              <w:t>ị</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E56C2B">
              <w:rPr>
                <w:rFonts w:ascii="Comic Sans MS" w:eastAsia="Times New Roman" w:hAnsi="Comic Sans MS" w:cs="Comic Sans MS"/>
                <w:color w:val="000000"/>
                <w:kern w:val="0"/>
                <w:sz w:val="24"/>
                <w:szCs w:val="24"/>
                <w:bdr w:val="single" w:sz="2" w:space="0" w:color="E5E7EB" w:frame="1"/>
                <w:lang w:eastAsia="vi-VN"/>
                <w14:ligatures w14:val="none"/>
              </w:rPr>
              <w:t>ù</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th</w:t>
            </w:r>
            <w:r w:rsidRPr="00E56C2B">
              <w:rPr>
                <w:rFonts w:ascii="Comic Sans MS" w:eastAsia="Times New Roman" w:hAnsi="Comic Sans MS" w:cs="Comic Sans MS"/>
                <w:color w:val="000000"/>
                <w:kern w:val="0"/>
                <w:sz w:val="24"/>
                <w:szCs w:val="24"/>
                <w:bdr w:val="single" w:sz="2" w:space="0" w:color="E5E7EB" w:frame="1"/>
                <w:lang w:eastAsia="vi-VN"/>
                <w14:ligatures w14:val="none"/>
              </w:rPr>
              <w:t>ô</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tin - C</w:t>
            </w:r>
            <w:r w:rsidRPr="00E56C2B">
              <w:rPr>
                <w:rFonts w:ascii="Comic Sans MS" w:eastAsia="Times New Roman" w:hAnsi="Comic Sans MS" w:cs="Comic Sans MS"/>
                <w:color w:val="000000"/>
                <w:kern w:val="0"/>
                <w:sz w:val="24"/>
                <w:szCs w:val="24"/>
                <w:bdr w:val="single" w:sz="2" w:space="0" w:color="E5E7EB" w:frame="1"/>
                <w:lang w:eastAsia="vi-VN"/>
                <w14:ligatures w14:val="none"/>
              </w:rPr>
              <w:t>â</w:t>
            </w:r>
            <w:r w:rsidRPr="00E56C2B">
              <w:rPr>
                <w:rFonts w:ascii="Comic Sans MS" w:eastAsia="Times New Roman" w:hAnsi="Comic Sans MS" w:cs="Times New Roman"/>
                <w:color w:val="000000"/>
                <w:kern w:val="0"/>
                <w:sz w:val="24"/>
                <w:szCs w:val="24"/>
                <w:bdr w:val="single" w:sz="2" w:space="0" w:color="E5E7EB" w:frame="1"/>
                <w:lang w:eastAsia="vi-VN"/>
                <w14:ligatures w14:val="none"/>
              </w:rPr>
              <w:t>u k</w:t>
            </w:r>
            <w:r w:rsidRPr="00E56C2B">
              <w:rPr>
                <w:rFonts w:ascii="Cambria" w:eastAsia="Times New Roman" w:hAnsi="Cambria" w:cs="Cambria"/>
                <w:color w:val="000000"/>
                <w:kern w:val="0"/>
                <w:sz w:val="24"/>
                <w:szCs w:val="24"/>
                <w:bdr w:val="single" w:sz="2" w:space="0" w:color="E5E7EB" w:frame="1"/>
                <w:lang w:eastAsia="vi-VN"/>
                <w14:ligatures w14:val="none"/>
              </w:rPr>
              <w:t>ế</w:t>
            </w:r>
            <w:r w:rsidRPr="00E56C2B">
              <w:rPr>
                <w:rFonts w:ascii="Comic Sans MS" w:eastAsia="Times New Roman" w:hAnsi="Comic Sans MS" w:cs="Times New Roman"/>
                <w:color w:val="000000"/>
                <w:kern w:val="0"/>
                <w:sz w:val="24"/>
                <w:szCs w:val="24"/>
                <w:bdr w:val="single" w:sz="2" w:space="0" w:color="E5E7EB" w:frame="1"/>
                <w:lang w:eastAsia="vi-VN"/>
                <w14:ligatures w14:val="none"/>
              </w:rPr>
              <w:t>t</w:t>
            </w:r>
          </w:p>
        </w:tc>
      </w:tr>
      <w:tr w:rsidR="00E56C2B" w:rsidRPr="00E56C2B" w14:paraId="1EBAD318" w14:textId="77777777" w:rsidTr="00E56C2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7CD4F6"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lang w:eastAsia="vi-VN"/>
                <w14:ligatures w14:val="none"/>
              </w:rPr>
              <w:t>The people of Konso, who grow their crops on terraces they have dug into the sides of mountains, are famous for hard work. In the village of Orbesho, residents even constructed a road themselves so that drilling machinery could come in. Last summer, their pump, installed by the river, was being motorised to push its water to a newly built reservoir on top of a nearby mountain. From there, gravity will carry it down in pipes to villages on the other side of the mountain. Residents of those villages have each given some money to help fund the project. They have made concrete and collected stones for the structures. Now they are digging trenches to lay pipes. </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If all goes well, Aylito Binayo will have a tap with safe water just a three-minute walk from her front door.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02BA88"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lang w:eastAsia="vi-VN"/>
                <w14:ligatures w14:val="none"/>
              </w:rPr>
              <w:t>Nh</w:t>
            </w:r>
            <w:r w:rsidRPr="00E56C2B">
              <w:rPr>
                <w:rFonts w:ascii="Cambria" w:eastAsia="Times New Roman" w:hAnsi="Cambria" w:cs="Cambria"/>
                <w:color w:val="000000"/>
                <w:kern w:val="0"/>
                <w:sz w:val="24"/>
                <w:szCs w:val="24"/>
                <w:bdr w:val="single" w:sz="2" w:space="0" w:color="E5E7EB" w:frame="1"/>
                <w:lang w:eastAsia="vi-VN"/>
                <w14:ligatures w14:val="none"/>
              </w:rPr>
              <w:t>ữ</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ng</w:t>
            </w:r>
            <w:r w:rsidRPr="00E56C2B">
              <w:rPr>
                <w:rFonts w:ascii="Cambria" w:eastAsia="Times New Roman" w:hAnsi="Cambria" w:cs="Cambria"/>
                <w:color w:val="000000"/>
                <w:kern w:val="0"/>
                <w:sz w:val="24"/>
                <w:szCs w:val="24"/>
                <w:bdr w:val="single" w:sz="2" w:space="0" w:color="E5E7EB" w:frame="1"/>
                <w:lang w:eastAsia="vi-VN"/>
                <w14:ligatures w14:val="none"/>
              </w:rPr>
              <w:t>ườ</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E56C2B">
              <w:rPr>
                <w:rFonts w:ascii="Cambria" w:eastAsia="Times New Roman" w:hAnsi="Cambria" w:cs="Cambria"/>
                <w:color w:val="000000"/>
                <w:kern w:val="0"/>
                <w:sz w:val="24"/>
                <w:szCs w:val="24"/>
                <w:bdr w:val="single" w:sz="2" w:space="0" w:color="E5E7EB" w:frame="1"/>
                <w:lang w:eastAsia="vi-VN"/>
                <w14:ligatures w14:val="none"/>
              </w:rPr>
              <w:t>ở</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Konso tr</w:t>
            </w:r>
            <w:r w:rsidRPr="00E56C2B">
              <w:rPr>
                <w:rFonts w:ascii="Cambria" w:eastAsia="Times New Roman" w:hAnsi="Cambria" w:cs="Cambria"/>
                <w:color w:val="000000"/>
                <w:kern w:val="0"/>
                <w:sz w:val="24"/>
                <w:szCs w:val="24"/>
                <w:bdr w:val="single" w:sz="2" w:space="0" w:color="E5E7EB" w:frame="1"/>
                <w:lang w:eastAsia="vi-VN"/>
                <w14:ligatures w14:val="none"/>
              </w:rPr>
              <w:t>ồ</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tr</w:t>
            </w:r>
            <w:r w:rsidRPr="00E56C2B">
              <w:rPr>
                <w:rFonts w:ascii="Cambria" w:eastAsia="Times New Roman" w:hAnsi="Cambria" w:cs="Cambria"/>
                <w:color w:val="000000"/>
                <w:kern w:val="0"/>
                <w:sz w:val="24"/>
                <w:szCs w:val="24"/>
                <w:bdr w:val="single" w:sz="2" w:space="0" w:color="E5E7EB" w:frame="1"/>
                <w:lang w:eastAsia="vi-VN"/>
                <w14:ligatures w14:val="none"/>
              </w:rPr>
              <w:t>ọ</w:t>
            </w:r>
            <w:r w:rsidRPr="00E56C2B">
              <w:rPr>
                <w:rFonts w:ascii="Comic Sans MS" w:eastAsia="Times New Roman" w:hAnsi="Comic Sans MS" w:cs="Times New Roman"/>
                <w:color w:val="000000"/>
                <w:kern w:val="0"/>
                <w:sz w:val="24"/>
                <w:szCs w:val="24"/>
                <w:bdr w:val="single" w:sz="2" w:space="0" w:color="E5E7EB" w:frame="1"/>
                <w:lang w:eastAsia="vi-VN"/>
                <w14:ligatures w14:val="none"/>
              </w:rPr>
              <w:t>t tr</w:t>
            </w:r>
            <w:r w:rsidRPr="00E56C2B">
              <w:rPr>
                <w:rFonts w:ascii="Comic Sans MS" w:eastAsia="Times New Roman" w:hAnsi="Comic Sans MS" w:cs="Comic Sans MS"/>
                <w:color w:val="000000"/>
                <w:kern w:val="0"/>
                <w:sz w:val="24"/>
                <w:szCs w:val="24"/>
                <w:bdr w:val="single" w:sz="2" w:space="0" w:color="E5E7EB" w:frame="1"/>
                <w:lang w:eastAsia="vi-VN"/>
                <w14:ligatures w14:val="none"/>
              </w:rPr>
              <w:t>ê</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nh</w:t>
            </w:r>
            <w:r w:rsidRPr="00E56C2B">
              <w:rPr>
                <w:rFonts w:ascii="Cambria" w:eastAsia="Times New Roman" w:hAnsi="Cambria" w:cs="Cambria"/>
                <w:color w:val="000000"/>
                <w:kern w:val="0"/>
                <w:sz w:val="24"/>
                <w:szCs w:val="24"/>
                <w:bdr w:val="single" w:sz="2" w:space="0" w:color="E5E7EB" w:frame="1"/>
                <w:lang w:eastAsia="vi-VN"/>
                <w14:ligatures w14:val="none"/>
              </w:rPr>
              <w:t>ữ</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ị</w:t>
            </w:r>
            <w:r w:rsidRPr="00E56C2B">
              <w:rPr>
                <w:rFonts w:ascii="Comic Sans MS" w:eastAsia="Times New Roman" w:hAnsi="Comic Sans MS" w:cs="Times New Roman"/>
                <w:color w:val="000000"/>
                <w:kern w:val="0"/>
                <w:sz w:val="24"/>
                <w:szCs w:val="24"/>
                <w:bdr w:val="single" w:sz="2" w:space="0" w:color="E5E7EB" w:frame="1"/>
                <w:lang w:eastAsia="vi-VN"/>
                <w14:ligatures w14:val="none"/>
              </w:rPr>
              <w:t>a h</w:t>
            </w:r>
            <w:r w:rsidRPr="00E56C2B">
              <w:rPr>
                <w:rFonts w:ascii="Comic Sans MS" w:eastAsia="Times New Roman" w:hAnsi="Comic Sans MS" w:cs="Comic Sans MS"/>
                <w:color w:val="000000"/>
                <w:kern w:val="0"/>
                <w:sz w:val="24"/>
                <w:szCs w:val="24"/>
                <w:bdr w:val="single" w:sz="2" w:space="0" w:color="E5E7EB" w:frame="1"/>
                <w:lang w:eastAsia="vi-VN"/>
                <w14:ligatures w14:val="none"/>
              </w:rPr>
              <w:t>ì</w:t>
            </w:r>
            <w:r w:rsidRPr="00E56C2B">
              <w:rPr>
                <w:rFonts w:ascii="Comic Sans MS" w:eastAsia="Times New Roman" w:hAnsi="Comic Sans MS" w:cs="Times New Roman"/>
                <w:color w:val="000000"/>
                <w:kern w:val="0"/>
                <w:sz w:val="24"/>
                <w:szCs w:val="24"/>
                <w:bdr w:val="single" w:sz="2" w:space="0" w:color="E5E7EB" w:frame="1"/>
                <w:lang w:eastAsia="vi-VN"/>
                <w14:ligatures w14:val="none"/>
              </w:rPr>
              <w:t>nh h</w:t>
            </w:r>
            <w:r w:rsidRPr="00E56C2B">
              <w:rPr>
                <w:rFonts w:ascii="Cambria" w:eastAsia="Times New Roman" w:hAnsi="Cambria" w:cs="Cambria"/>
                <w:color w:val="000000"/>
                <w:kern w:val="0"/>
                <w:sz w:val="24"/>
                <w:szCs w:val="24"/>
                <w:bdr w:val="single" w:sz="2" w:space="0" w:color="E5E7EB" w:frame="1"/>
                <w:lang w:eastAsia="vi-VN"/>
                <w14:ligatures w14:val="none"/>
              </w:rPr>
              <w:t>ọ</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E56C2B">
              <w:rPr>
                <w:rFonts w:ascii="Comic Sans MS" w:eastAsia="Times New Roman" w:hAnsi="Comic Sans MS" w:cs="Comic Sans MS"/>
                <w:color w:val="000000"/>
                <w:kern w:val="0"/>
                <w:sz w:val="24"/>
                <w:szCs w:val="24"/>
                <w:bdr w:val="single" w:sz="2" w:space="0" w:color="E5E7EB" w:frame="1"/>
                <w:lang w:eastAsia="vi-VN"/>
                <w14:ligatures w14:val="none"/>
              </w:rPr>
              <w:t>đà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o </w:t>
            </w:r>
            <w:r w:rsidRPr="00E56C2B">
              <w:rPr>
                <w:rFonts w:ascii="Cambria" w:eastAsia="Times New Roman" w:hAnsi="Cambria" w:cs="Cambria"/>
                <w:color w:val="000000"/>
                <w:kern w:val="0"/>
                <w:sz w:val="24"/>
                <w:szCs w:val="24"/>
                <w:bdr w:val="single" w:sz="2" w:space="0" w:color="E5E7EB" w:frame="1"/>
                <w:lang w:eastAsia="vi-VN"/>
                <w14:ligatures w14:val="none"/>
              </w:rPr>
              <w:t>ở</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E56C2B">
              <w:rPr>
                <w:rFonts w:ascii="Comic Sans MS" w:eastAsia="Times New Roman" w:hAnsi="Comic Sans MS" w:cs="Comic Sans MS"/>
                <w:color w:val="000000"/>
                <w:kern w:val="0"/>
                <w:sz w:val="24"/>
                <w:szCs w:val="24"/>
                <w:bdr w:val="single" w:sz="2" w:space="0" w:color="E5E7EB" w:frame="1"/>
                <w:lang w:eastAsia="vi-VN"/>
                <w14:ligatures w14:val="none"/>
              </w:rPr>
              <w:t>ê</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n</w:t>
            </w:r>
            <w:r w:rsidRPr="00E56C2B">
              <w:rPr>
                <w:rFonts w:ascii="Comic Sans MS" w:eastAsia="Times New Roman" w:hAnsi="Comic Sans MS" w:cs="Comic Sans MS"/>
                <w:color w:val="000000"/>
                <w:kern w:val="0"/>
                <w:sz w:val="24"/>
                <w:szCs w:val="24"/>
                <w:bdr w:val="single" w:sz="2" w:space="0" w:color="E5E7EB" w:frame="1"/>
                <w:lang w:eastAsia="vi-VN"/>
                <w14:ligatures w14:val="none"/>
              </w:rPr>
              <w:t>ú</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n</w:t>
            </w:r>
            <w:r w:rsidRPr="00E56C2B">
              <w:rPr>
                <w:rFonts w:ascii="Cambria" w:eastAsia="Times New Roman" w:hAnsi="Cambria" w:cs="Cambria"/>
                <w:color w:val="000000"/>
                <w:kern w:val="0"/>
                <w:sz w:val="24"/>
                <w:szCs w:val="24"/>
                <w:bdr w:val="single" w:sz="2" w:space="0" w:color="E5E7EB" w:frame="1"/>
                <w:lang w:eastAsia="vi-VN"/>
                <w14:ligatures w14:val="none"/>
              </w:rPr>
              <w:t>ổ</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ti</w:t>
            </w:r>
            <w:r w:rsidRPr="00E56C2B">
              <w:rPr>
                <w:rFonts w:ascii="Cambria" w:eastAsia="Times New Roman" w:hAnsi="Cambria" w:cs="Cambria"/>
                <w:color w:val="000000"/>
                <w:kern w:val="0"/>
                <w:sz w:val="24"/>
                <w:szCs w:val="24"/>
                <w:bdr w:val="single" w:sz="2" w:space="0" w:color="E5E7EB" w:frame="1"/>
                <w:lang w:eastAsia="vi-VN"/>
                <w14:ligatures w14:val="none"/>
              </w:rPr>
              <w:t>ế</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v</w:t>
            </w:r>
            <w:r w:rsidRPr="00E56C2B">
              <w:rPr>
                <w:rFonts w:ascii="Comic Sans MS" w:eastAsia="Times New Roman" w:hAnsi="Comic Sans MS" w:cs="Comic Sans MS"/>
                <w:color w:val="000000"/>
                <w:kern w:val="0"/>
                <w:sz w:val="24"/>
                <w:szCs w:val="24"/>
                <w:bdr w:val="single" w:sz="2" w:space="0" w:color="E5E7EB" w:frame="1"/>
                <w:lang w:eastAsia="vi-VN"/>
                <w14:ligatures w14:val="none"/>
              </w:rPr>
              <w:t>ì</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s</w:t>
            </w:r>
            <w:r w:rsidRPr="00E56C2B">
              <w:rPr>
                <w:rFonts w:ascii="Cambria" w:eastAsia="Times New Roman" w:hAnsi="Cambria" w:cs="Cambria"/>
                <w:color w:val="000000"/>
                <w:kern w:val="0"/>
                <w:sz w:val="24"/>
                <w:szCs w:val="24"/>
                <w:bdr w:val="single" w:sz="2" w:space="0" w:color="E5E7EB" w:frame="1"/>
                <w:lang w:eastAsia="vi-VN"/>
                <w14:ligatures w14:val="none"/>
              </w:rPr>
              <w:t>ự</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E56C2B">
              <w:rPr>
                <w:rFonts w:ascii="Comic Sans MS" w:eastAsia="Times New Roman" w:hAnsi="Comic Sans MS" w:cs="Comic Sans MS"/>
                <w:color w:val="000000"/>
                <w:kern w:val="0"/>
                <w:sz w:val="24"/>
                <w:szCs w:val="24"/>
                <w:bdr w:val="single" w:sz="2" w:space="0" w:color="E5E7EB" w:frame="1"/>
                <w:lang w:eastAsia="vi-VN"/>
                <w14:ligatures w14:val="none"/>
              </w:rPr>
              <w:t>ă</w:t>
            </w:r>
            <w:r w:rsidRPr="00E56C2B">
              <w:rPr>
                <w:rFonts w:ascii="Comic Sans MS" w:eastAsia="Times New Roman" w:hAnsi="Comic Sans MS" w:cs="Times New Roman"/>
                <w:color w:val="000000"/>
                <w:kern w:val="0"/>
                <w:sz w:val="24"/>
                <w:szCs w:val="24"/>
                <w:bdr w:val="single" w:sz="2" w:space="0" w:color="E5E7EB" w:frame="1"/>
                <w:lang w:eastAsia="vi-VN"/>
                <w14:ligatures w14:val="none"/>
              </w:rPr>
              <w:t>m ch</w:t>
            </w:r>
            <w:r w:rsidRPr="00E56C2B">
              <w:rPr>
                <w:rFonts w:ascii="Cambria" w:eastAsia="Times New Roman" w:hAnsi="Cambria" w:cs="Cambria"/>
                <w:color w:val="000000"/>
                <w:kern w:val="0"/>
                <w:sz w:val="24"/>
                <w:szCs w:val="24"/>
                <w:bdr w:val="single" w:sz="2" w:space="0" w:color="E5E7EB" w:frame="1"/>
                <w:lang w:eastAsia="vi-VN"/>
                <w14:ligatures w14:val="none"/>
              </w:rPr>
              <w:t>ỉ</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m vi</w:t>
            </w:r>
            <w:r w:rsidRPr="00E56C2B">
              <w:rPr>
                <w:rFonts w:ascii="Cambria" w:eastAsia="Times New Roman" w:hAnsi="Cambria" w:cs="Cambria"/>
                <w:color w:val="000000"/>
                <w:kern w:val="0"/>
                <w:sz w:val="24"/>
                <w:szCs w:val="24"/>
                <w:bdr w:val="single" w:sz="2" w:space="0" w:color="E5E7EB" w:frame="1"/>
                <w:lang w:eastAsia="vi-VN"/>
                <w14:ligatures w14:val="none"/>
              </w:rPr>
              <w:t>ệ</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E56C2B">
              <w:rPr>
                <w:rFonts w:ascii="Cambria" w:eastAsia="Times New Roman" w:hAnsi="Cambria" w:cs="Cambria"/>
                <w:color w:val="000000"/>
                <w:kern w:val="0"/>
                <w:sz w:val="24"/>
                <w:szCs w:val="24"/>
                <w:bdr w:val="single" w:sz="2" w:space="0" w:color="E5E7EB" w:frame="1"/>
                <w:lang w:eastAsia="vi-VN"/>
                <w14:ligatures w14:val="none"/>
              </w:rPr>
              <w:t>Ở</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ng</w:t>
            </w:r>
            <w:r w:rsidRPr="00E56C2B">
              <w:rPr>
                <w:rFonts w:ascii="Comic Sans MS" w:eastAsia="Times New Roman" w:hAnsi="Comic Sans MS" w:cs="Comic Sans MS"/>
                <w:color w:val="000000"/>
                <w:kern w:val="0"/>
                <w:sz w:val="24"/>
                <w:szCs w:val="24"/>
                <w:bdr w:val="single" w:sz="2" w:space="0" w:color="E5E7EB" w:frame="1"/>
                <w:lang w:eastAsia="vi-VN"/>
                <w14:ligatures w14:val="none"/>
              </w:rPr>
              <w:t>ô</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l</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Orbesho, c</w:t>
            </w:r>
            <w:r w:rsidRPr="00E56C2B">
              <w:rPr>
                <w:rFonts w:ascii="Cambria" w:eastAsia="Times New Roman" w:hAnsi="Cambria" w:cs="Cambria"/>
                <w:color w:val="000000"/>
                <w:kern w:val="0"/>
                <w:sz w:val="24"/>
                <w:szCs w:val="24"/>
                <w:bdr w:val="single" w:sz="2" w:space="0" w:color="E5E7EB" w:frame="1"/>
                <w:lang w:eastAsia="vi-VN"/>
                <w14:ligatures w14:val="none"/>
              </w:rPr>
              <w:t>ư</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E56C2B">
              <w:rPr>
                <w:rFonts w:ascii="Comic Sans MS" w:eastAsia="Times New Roman" w:hAnsi="Comic Sans MS" w:cs="Comic Sans MS"/>
                <w:color w:val="000000"/>
                <w:kern w:val="0"/>
                <w:sz w:val="24"/>
                <w:szCs w:val="24"/>
                <w:bdr w:val="single" w:sz="2" w:space="0" w:color="E5E7EB" w:frame="1"/>
                <w:lang w:eastAsia="vi-VN"/>
                <w14:ligatures w14:val="none"/>
              </w:rPr>
              <w:t>â</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th</w:t>
            </w:r>
            <w:r w:rsidRPr="00E56C2B">
              <w:rPr>
                <w:rFonts w:ascii="Cambria" w:eastAsia="Times New Roman" w:hAnsi="Cambria" w:cs="Cambria"/>
                <w:color w:val="000000"/>
                <w:kern w:val="0"/>
                <w:sz w:val="24"/>
                <w:szCs w:val="24"/>
                <w:bdr w:val="single" w:sz="2" w:space="0" w:color="E5E7EB" w:frame="1"/>
                <w:lang w:eastAsia="vi-VN"/>
                <w14:ligatures w14:val="none"/>
              </w:rPr>
              <w:t>ậ</w:t>
            </w:r>
            <w:r w:rsidRPr="00E56C2B">
              <w:rPr>
                <w:rFonts w:ascii="Comic Sans MS" w:eastAsia="Times New Roman" w:hAnsi="Comic Sans MS" w:cs="Times New Roman"/>
                <w:color w:val="000000"/>
                <w:kern w:val="0"/>
                <w:sz w:val="24"/>
                <w:szCs w:val="24"/>
                <w:bdr w:val="single" w:sz="2" w:space="0" w:color="E5E7EB" w:frame="1"/>
                <w:lang w:eastAsia="vi-VN"/>
                <w14:ligatures w14:val="none"/>
              </w:rPr>
              <w:t>m ch</w:t>
            </w:r>
            <w:r w:rsidRPr="00E56C2B">
              <w:rPr>
                <w:rFonts w:ascii="Comic Sans MS" w:eastAsia="Times New Roman" w:hAnsi="Comic Sans MS" w:cs="Comic Sans MS"/>
                <w:color w:val="000000"/>
                <w:kern w:val="0"/>
                <w:sz w:val="24"/>
                <w:szCs w:val="24"/>
                <w:bdr w:val="single" w:sz="2" w:space="0" w:color="E5E7EB" w:frame="1"/>
                <w:lang w:eastAsia="vi-VN"/>
                <w14:ligatures w14:val="none"/>
              </w:rPr>
              <w:t>í</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E56C2B">
              <w:rPr>
                <w:rFonts w:ascii="Comic Sans MS" w:eastAsia="Times New Roman" w:hAnsi="Comic Sans MS" w:cs="Comic Sans MS"/>
                <w:color w:val="000000"/>
                <w:kern w:val="0"/>
                <w:sz w:val="24"/>
                <w:szCs w:val="24"/>
                <w:bdr w:val="single" w:sz="2" w:space="0" w:color="E5E7EB" w:frame="1"/>
                <w:lang w:eastAsia="vi-VN"/>
                <w14:ligatures w14:val="none"/>
              </w:rPr>
              <w:t>ò</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t</w:t>
            </w:r>
            <w:r w:rsidRPr="00E56C2B">
              <w:rPr>
                <w:rFonts w:ascii="Cambria" w:eastAsia="Times New Roman" w:hAnsi="Cambria" w:cs="Cambria"/>
                <w:color w:val="000000"/>
                <w:kern w:val="0"/>
                <w:sz w:val="24"/>
                <w:szCs w:val="24"/>
                <w:bdr w:val="single" w:sz="2" w:space="0" w:color="E5E7EB" w:frame="1"/>
                <w:lang w:eastAsia="vi-VN"/>
                <w14:ligatures w14:val="none"/>
              </w:rPr>
              <w:t>ự</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m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ườ</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ể</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E56C2B">
              <w:rPr>
                <w:rFonts w:ascii="Comic Sans MS" w:eastAsia="Times New Roman" w:hAnsi="Comic Sans MS" w:cs="Comic Sans MS"/>
                <w:color w:val="000000"/>
                <w:kern w:val="0"/>
                <w:sz w:val="24"/>
                <w:szCs w:val="24"/>
                <w:bdr w:val="single" w:sz="2" w:space="0" w:color="E5E7EB" w:frame="1"/>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lang w:eastAsia="vi-VN"/>
                <w14:ligatures w14:val="none"/>
              </w:rPr>
              <w:t>y khoan c</w:t>
            </w:r>
            <w:r w:rsidRPr="00E56C2B">
              <w:rPr>
                <w:rFonts w:ascii="Comic Sans MS" w:eastAsia="Times New Roman" w:hAnsi="Comic Sans MS" w:cs="Comic Sans MS"/>
                <w:color w:val="000000"/>
                <w:kern w:val="0"/>
                <w:sz w:val="24"/>
                <w:szCs w:val="24"/>
                <w:bdr w:val="single" w:sz="2" w:space="0" w:color="E5E7EB" w:frame="1"/>
                <w:lang w:eastAsia="vi-VN"/>
                <w14:ligatures w14:val="none"/>
              </w:rPr>
              <w:t>ó</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E56C2B">
              <w:rPr>
                <w:rFonts w:ascii="Cambria" w:eastAsia="Times New Roman" w:hAnsi="Cambria" w:cs="Cambria"/>
                <w:color w:val="000000"/>
                <w:kern w:val="0"/>
                <w:sz w:val="24"/>
                <w:szCs w:val="24"/>
                <w:bdr w:val="single" w:sz="2" w:space="0" w:color="E5E7EB" w:frame="1"/>
                <w:lang w:eastAsia="vi-VN"/>
                <w14:ligatures w14:val="none"/>
              </w:rPr>
              <w:t>ể</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v</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o. H</w:t>
            </w:r>
            <w:r w:rsidRPr="00E56C2B">
              <w:rPr>
                <w:rFonts w:ascii="Comic Sans MS" w:eastAsia="Times New Roman" w:hAnsi="Comic Sans MS" w:cs="Comic Sans MS"/>
                <w:color w:val="000000"/>
                <w:kern w:val="0"/>
                <w:sz w:val="24"/>
                <w:szCs w:val="24"/>
                <w:bdr w:val="single" w:sz="2" w:space="0" w:color="E5E7EB" w:frame="1"/>
                <w:lang w:eastAsia="vi-VN"/>
                <w14:ligatures w14:val="none"/>
              </w:rPr>
              <w:t>è</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n</w:t>
            </w:r>
            <w:r w:rsidRPr="00E56C2B">
              <w:rPr>
                <w:rFonts w:ascii="Comic Sans MS" w:eastAsia="Times New Roman" w:hAnsi="Comic Sans MS" w:cs="Comic Sans MS"/>
                <w:color w:val="000000"/>
                <w:kern w:val="0"/>
                <w:sz w:val="24"/>
                <w:szCs w:val="24"/>
                <w:bdr w:val="single" w:sz="2" w:space="0" w:color="E5E7EB" w:frame="1"/>
                <w:lang w:eastAsia="vi-VN"/>
                <w14:ligatures w14:val="none"/>
              </w:rPr>
              <w:t>ă</w:t>
            </w:r>
            <w:r w:rsidRPr="00E56C2B">
              <w:rPr>
                <w:rFonts w:ascii="Comic Sans MS" w:eastAsia="Times New Roman" w:hAnsi="Comic Sans MS" w:cs="Times New Roman"/>
                <w:color w:val="000000"/>
                <w:kern w:val="0"/>
                <w:sz w:val="24"/>
                <w:szCs w:val="24"/>
                <w:bdr w:val="single" w:sz="2" w:space="0" w:color="E5E7EB" w:frame="1"/>
                <w:lang w:eastAsia="vi-VN"/>
                <w14:ligatures w14:val="none"/>
              </w:rPr>
              <w:t>m ngo</w:t>
            </w:r>
            <w:r w:rsidRPr="00E56C2B">
              <w:rPr>
                <w:rFonts w:ascii="Comic Sans MS" w:eastAsia="Times New Roman" w:hAnsi="Comic Sans MS" w:cs="Comic Sans MS"/>
                <w:color w:val="000000"/>
                <w:kern w:val="0"/>
                <w:sz w:val="24"/>
                <w:szCs w:val="24"/>
                <w:bdr w:val="single" w:sz="2" w:space="0" w:color="E5E7EB" w:frame="1"/>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m</w:t>
            </w:r>
            <w:r w:rsidRPr="00E56C2B">
              <w:rPr>
                <w:rFonts w:ascii="Comic Sans MS" w:eastAsia="Times New Roman" w:hAnsi="Comic Sans MS" w:cs="Comic Sans MS"/>
                <w:color w:val="000000"/>
                <w:kern w:val="0"/>
                <w:sz w:val="24"/>
                <w:szCs w:val="24"/>
                <w:bdr w:val="single" w:sz="2" w:space="0" w:color="E5E7EB" w:frame="1"/>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lang w:eastAsia="vi-VN"/>
                <w14:ligatures w14:val="none"/>
              </w:rPr>
              <w:t>y b</w:t>
            </w:r>
            <w:r w:rsidRPr="00E56C2B">
              <w:rPr>
                <w:rFonts w:ascii="Cambria" w:eastAsia="Times New Roman" w:hAnsi="Cambria" w:cs="Cambria"/>
                <w:color w:val="000000"/>
                <w:kern w:val="0"/>
                <w:sz w:val="24"/>
                <w:szCs w:val="24"/>
                <w:bdr w:val="single" w:sz="2" w:space="0" w:color="E5E7EB" w:frame="1"/>
                <w:lang w:eastAsia="vi-VN"/>
                <w14:ligatures w14:val="none"/>
              </w:rPr>
              <w:t>ơ</w:t>
            </w:r>
            <w:r w:rsidRPr="00E56C2B">
              <w:rPr>
                <w:rFonts w:ascii="Comic Sans MS" w:eastAsia="Times New Roman" w:hAnsi="Comic Sans MS" w:cs="Times New Roman"/>
                <w:color w:val="000000"/>
                <w:kern w:val="0"/>
                <w:sz w:val="24"/>
                <w:szCs w:val="24"/>
                <w:bdr w:val="single" w:sz="2" w:space="0" w:color="E5E7EB" w:frame="1"/>
                <w:lang w:eastAsia="vi-VN"/>
                <w14:ligatures w14:val="none"/>
              </w:rPr>
              <w:t>m c</w:t>
            </w:r>
            <w:r w:rsidRPr="00E56C2B">
              <w:rPr>
                <w:rFonts w:ascii="Cambria" w:eastAsia="Times New Roman" w:hAnsi="Cambria" w:cs="Cambria"/>
                <w:color w:val="000000"/>
                <w:kern w:val="0"/>
                <w:sz w:val="24"/>
                <w:szCs w:val="24"/>
                <w:bdr w:val="single" w:sz="2" w:space="0" w:color="E5E7EB" w:frame="1"/>
                <w:lang w:eastAsia="vi-VN"/>
                <w14:ligatures w14:val="none"/>
              </w:rPr>
              <w:t>ủ</w:t>
            </w:r>
            <w:r w:rsidRPr="00E56C2B">
              <w:rPr>
                <w:rFonts w:ascii="Comic Sans MS" w:eastAsia="Times New Roman" w:hAnsi="Comic Sans MS" w:cs="Times New Roman"/>
                <w:color w:val="000000"/>
                <w:kern w:val="0"/>
                <w:sz w:val="24"/>
                <w:szCs w:val="24"/>
                <w:bdr w:val="single" w:sz="2" w:space="0" w:color="E5E7EB" w:frame="1"/>
                <w:lang w:eastAsia="vi-VN"/>
                <w14:ligatures w14:val="none"/>
              </w:rPr>
              <w:t>a h</w:t>
            </w:r>
            <w:r w:rsidRPr="00E56C2B">
              <w:rPr>
                <w:rFonts w:ascii="Cambria" w:eastAsia="Times New Roman" w:hAnsi="Cambria" w:cs="Cambria"/>
                <w:color w:val="000000"/>
                <w:kern w:val="0"/>
                <w:sz w:val="24"/>
                <w:szCs w:val="24"/>
                <w:bdr w:val="single" w:sz="2" w:space="0" w:color="E5E7EB" w:frame="1"/>
                <w:lang w:eastAsia="vi-VN"/>
                <w14:ligatures w14:val="none"/>
              </w:rPr>
              <w:t>ọ</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ượ</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l</w:t>
            </w:r>
            <w:r w:rsidRPr="00E56C2B">
              <w:rPr>
                <w:rFonts w:ascii="Cambria" w:eastAsia="Times New Roman" w:hAnsi="Cambria" w:cs="Cambria"/>
                <w:color w:val="000000"/>
                <w:kern w:val="0"/>
                <w:sz w:val="24"/>
                <w:szCs w:val="24"/>
                <w:bdr w:val="single" w:sz="2" w:space="0" w:color="E5E7EB" w:frame="1"/>
                <w:lang w:eastAsia="vi-VN"/>
                <w14:ligatures w14:val="none"/>
              </w:rPr>
              <w:t>ắ</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p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ặ</w:t>
            </w:r>
            <w:r w:rsidRPr="00E56C2B">
              <w:rPr>
                <w:rFonts w:ascii="Comic Sans MS" w:eastAsia="Times New Roman" w:hAnsi="Comic Sans MS" w:cs="Times New Roman"/>
                <w:color w:val="000000"/>
                <w:kern w:val="0"/>
                <w:sz w:val="24"/>
                <w:szCs w:val="24"/>
                <w:bdr w:val="single" w:sz="2" w:space="0" w:color="E5E7EB" w:frame="1"/>
                <w:lang w:eastAsia="vi-VN"/>
                <w14:ligatures w14:val="none"/>
              </w:rPr>
              <w:t>t b</w:t>
            </w:r>
            <w:r w:rsidRPr="00E56C2B">
              <w:rPr>
                <w:rFonts w:ascii="Comic Sans MS" w:eastAsia="Times New Roman" w:hAnsi="Comic Sans MS" w:cs="Comic Sans MS"/>
                <w:color w:val="000000"/>
                <w:kern w:val="0"/>
                <w:sz w:val="24"/>
                <w:szCs w:val="24"/>
                <w:bdr w:val="single" w:sz="2" w:space="0" w:color="E5E7EB" w:frame="1"/>
                <w:lang w:eastAsia="vi-VN"/>
                <w14:ligatures w14:val="none"/>
              </w:rPr>
              <w:t>ê</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c</w:t>
            </w:r>
            <w:r w:rsidRPr="00E56C2B">
              <w:rPr>
                <w:rFonts w:ascii="Cambria" w:eastAsia="Times New Roman" w:hAnsi="Cambria" w:cs="Cambria"/>
                <w:color w:val="000000"/>
                <w:kern w:val="0"/>
                <w:sz w:val="24"/>
                <w:szCs w:val="24"/>
                <w:bdr w:val="single" w:sz="2" w:space="0" w:color="E5E7EB" w:frame="1"/>
                <w:lang w:eastAsia="vi-VN"/>
                <w14:ligatures w14:val="none"/>
              </w:rPr>
              <w:t>ạ</w:t>
            </w:r>
            <w:r w:rsidRPr="00E56C2B">
              <w:rPr>
                <w:rFonts w:ascii="Comic Sans MS" w:eastAsia="Times New Roman" w:hAnsi="Comic Sans MS" w:cs="Times New Roman"/>
                <w:color w:val="000000"/>
                <w:kern w:val="0"/>
                <w:sz w:val="24"/>
                <w:szCs w:val="24"/>
                <w:bdr w:val="single" w:sz="2" w:space="0" w:color="E5E7EB" w:frame="1"/>
                <w:lang w:eastAsia="vi-VN"/>
                <w14:ligatures w14:val="none"/>
              </w:rPr>
              <w:t>nh d</w:t>
            </w:r>
            <w:r w:rsidRPr="00E56C2B">
              <w:rPr>
                <w:rFonts w:ascii="Comic Sans MS" w:eastAsia="Times New Roman" w:hAnsi="Comic Sans MS" w:cs="Comic Sans MS"/>
                <w:color w:val="000000"/>
                <w:kern w:val="0"/>
                <w:sz w:val="24"/>
                <w:szCs w:val="24"/>
                <w:bdr w:val="single" w:sz="2" w:space="0" w:color="E5E7EB" w:frame="1"/>
                <w:lang w:eastAsia="vi-VN"/>
                <w14:ligatures w14:val="none"/>
              </w:rPr>
              <w:t>ò</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s</w:t>
            </w:r>
            <w:r w:rsidRPr="00E56C2B">
              <w:rPr>
                <w:rFonts w:ascii="Comic Sans MS" w:eastAsia="Times New Roman" w:hAnsi="Comic Sans MS" w:cs="Comic Sans MS"/>
                <w:color w:val="000000"/>
                <w:kern w:val="0"/>
                <w:sz w:val="24"/>
                <w:szCs w:val="24"/>
                <w:bdr w:val="single" w:sz="2" w:space="0" w:color="E5E7EB" w:frame="1"/>
                <w:lang w:eastAsia="vi-VN"/>
                <w14:ligatures w14:val="none"/>
              </w:rPr>
              <w:t>ô</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ượ</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v</w:t>
            </w:r>
            <w:r w:rsidRPr="00E56C2B">
              <w:rPr>
                <w:rFonts w:ascii="Cambria" w:eastAsia="Times New Roman" w:hAnsi="Cambria" w:cs="Cambria"/>
                <w:color w:val="000000"/>
                <w:kern w:val="0"/>
                <w:sz w:val="24"/>
                <w:szCs w:val="24"/>
                <w:bdr w:val="single" w:sz="2" w:space="0" w:color="E5E7EB" w:frame="1"/>
                <w:lang w:eastAsia="vi-VN"/>
                <w14:ligatures w14:val="none"/>
              </w:rPr>
              <w:t>ậ</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h</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nh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ể</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ẩ</w:t>
            </w:r>
            <w:r w:rsidRPr="00E56C2B">
              <w:rPr>
                <w:rFonts w:ascii="Comic Sans MS" w:eastAsia="Times New Roman" w:hAnsi="Comic Sans MS" w:cs="Times New Roman"/>
                <w:color w:val="000000"/>
                <w:kern w:val="0"/>
                <w:sz w:val="24"/>
                <w:szCs w:val="24"/>
                <w:bdr w:val="single" w:sz="2" w:space="0" w:color="E5E7EB" w:frame="1"/>
                <w:lang w:eastAsia="vi-VN"/>
                <w14:ligatures w14:val="none"/>
              </w:rPr>
              <w:t>y n</w:t>
            </w:r>
            <w:r w:rsidRPr="00E56C2B">
              <w:rPr>
                <w:rFonts w:ascii="Cambria" w:eastAsia="Times New Roman" w:hAnsi="Cambria" w:cs="Cambria"/>
                <w:color w:val="000000"/>
                <w:kern w:val="0"/>
                <w:sz w:val="24"/>
                <w:szCs w:val="24"/>
                <w:bdr w:val="single" w:sz="2" w:space="0" w:color="E5E7EB" w:frame="1"/>
                <w:lang w:eastAsia="vi-VN"/>
                <w14:ligatures w14:val="none"/>
              </w:rPr>
              <w:t>ướ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t</w:t>
            </w:r>
            <w:r w:rsidRPr="00E56C2B">
              <w:rPr>
                <w:rFonts w:ascii="Cambria" w:eastAsia="Times New Roman" w:hAnsi="Cambria" w:cs="Cambria"/>
                <w:color w:val="000000"/>
                <w:kern w:val="0"/>
                <w:sz w:val="24"/>
                <w:szCs w:val="24"/>
                <w:bdr w:val="single" w:sz="2" w:space="0" w:color="E5E7EB" w:frame="1"/>
                <w:lang w:eastAsia="vi-VN"/>
                <w14:ligatures w14:val="none"/>
              </w:rPr>
              <w:t>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kho d</w:t>
            </w:r>
            <w:r w:rsidRPr="00E56C2B">
              <w:rPr>
                <w:rFonts w:ascii="Cambria" w:eastAsia="Times New Roman" w:hAnsi="Cambria" w:cs="Cambria"/>
                <w:color w:val="000000"/>
                <w:kern w:val="0"/>
                <w:sz w:val="24"/>
                <w:szCs w:val="24"/>
                <w:bdr w:val="single" w:sz="2" w:space="0" w:color="E5E7EB" w:frame="1"/>
                <w:lang w:eastAsia="vi-VN"/>
                <w14:ligatures w14:val="none"/>
              </w:rPr>
              <w:t>ự</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E56C2B">
              <w:rPr>
                <w:rFonts w:ascii="Cambria" w:eastAsia="Times New Roman" w:hAnsi="Cambria" w:cs="Cambria"/>
                <w:color w:val="000000"/>
                <w:kern w:val="0"/>
                <w:sz w:val="24"/>
                <w:szCs w:val="24"/>
                <w:bdr w:val="single" w:sz="2" w:space="0" w:color="E5E7EB" w:frame="1"/>
                <w:lang w:eastAsia="vi-VN"/>
                <w14:ligatures w14:val="none"/>
              </w:rPr>
              <w:t>ữ</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n</w:t>
            </w:r>
            <w:r w:rsidRPr="00E56C2B">
              <w:rPr>
                <w:rFonts w:ascii="Cambria" w:eastAsia="Times New Roman" w:hAnsi="Cambria" w:cs="Cambria"/>
                <w:color w:val="000000"/>
                <w:kern w:val="0"/>
                <w:sz w:val="24"/>
                <w:szCs w:val="24"/>
                <w:bdr w:val="single" w:sz="2" w:space="0" w:color="E5E7EB" w:frame="1"/>
                <w:lang w:eastAsia="vi-VN"/>
                <w14:ligatures w14:val="none"/>
              </w:rPr>
              <w:t>ướ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E56C2B">
              <w:rPr>
                <w:rFonts w:ascii="Cambria" w:eastAsia="Times New Roman" w:hAnsi="Cambria" w:cs="Cambria"/>
                <w:color w:val="000000"/>
                <w:kern w:val="0"/>
                <w:sz w:val="24"/>
                <w:szCs w:val="24"/>
                <w:bdr w:val="single" w:sz="2" w:space="0" w:color="E5E7EB" w:frame="1"/>
                <w:lang w:eastAsia="vi-VN"/>
                <w14:ligatures w14:val="none"/>
              </w:rPr>
              <w:t>ở</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ỉ</w:t>
            </w:r>
            <w:r w:rsidRPr="00E56C2B">
              <w:rPr>
                <w:rFonts w:ascii="Comic Sans MS" w:eastAsia="Times New Roman" w:hAnsi="Comic Sans MS" w:cs="Times New Roman"/>
                <w:color w:val="000000"/>
                <w:kern w:val="0"/>
                <w:sz w:val="24"/>
                <w:szCs w:val="24"/>
                <w:bdr w:val="single" w:sz="2" w:space="0" w:color="E5E7EB" w:frame="1"/>
                <w:lang w:eastAsia="vi-VN"/>
                <w14:ligatures w14:val="none"/>
              </w:rPr>
              <w:t>nh n</w:t>
            </w:r>
            <w:r w:rsidRPr="00E56C2B">
              <w:rPr>
                <w:rFonts w:ascii="Comic Sans MS" w:eastAsia="Times New Roman" w:hAnsi="Comic Sans MS" w:cs="Comic Sans MS"/>
                <w:color w:val="000000"/>
                <w:kern w:val="0"/>
                <w:sz w:val="24"/>
                <w:szCs w:val="24"/>
                <w:bdr w:val="single" w:sz="2" w:space="0" w:color="E5E7EB" w:frame="1"/>
                <w:lang w:eastAsia="vi-VN"/>
                <w14:ligatures w14:val="none"/>
              </w:rPr>
              <w:t>ú</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g</w:t>
            </w:r>
            <w:r w:rsidRPr="00E56C2B">
              <w:rPr>
                <w:rFonts w:ascii="Cambria" w:eastAsia="Times New Roman" w:hAnsi="Cambria" w:cs="Cambria"/>
                <w:color w:val="000000"/>
                <w:kern w:val="0"/>
                <w:sz w:val="24"/>
                <w:szCs w:val="24"/>
                <w:bdr w:val="single" w:sz="2" w:space="0" w:color="E5E7EB" w:frame="1"/>
                <w:lang w:eastAsia="vi-VN"/>
                <w14:ligatures w14:val="none"/>
              </w:rPr>
              <w:t>ầ</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E56C2B">
              <w:rPr>
                <w:rFonts w:ascii="Comic Sans MS" w:eastAsia="Times New Roman" w:hAnsi="Comic Sans MS" w:cs="Comic Sans MS"/>
                <w:color w:val="000000"/>
                <w:kern w:val="0"/>
                <w:sz w:val="24"/>
                <w:szCs w:val="24"/>
                <w:bdr w:val="single" w:sz="2" w:space="0" w:color="E5E7EB" w:frame="1"/>
                <w:lang w:eastAsia="vi-VN"/>
                <w14:ligatures w14:val="none"/>
              </w:rPr>
              <w:t>đó</w:t>
            </w:r>
            <w:r w:rsidRPr="00E56C2B">
              <w:rPr>
                <w:rFonts w:ascii="Comic Sans MS" w:eastAsia="Times New Roman" w:hAnsi="Comic Sans MS" w:cs="Times New Roman"/>
                <w:color w:val="000000"/>
                <w:kern w:val="0"/>
                <w:sz w:val="24"/>
                <w:szCs w:val="24"/>
                <w:bdr w:val="single" w:sz="2" w:space="0" w:color="E5E7EB" w:frame="1"/>
                <w:lang w:eastAsia="vi-VN"/>
                <w14:ligatures w14:val="none"/>
              </w:rPr>
              <w:t>. T</w:t>
            </w:r>
            <w:r w:rsidRPr="00E56C2B">
              <w:rPr>
                <w:rFonts w:ascii="Cambria" w:eastAsia="Times New Roman" w:hAnsi="Cambria" w:cs="Cambria"/>
                <w:color w:val="000000"/>
                <w:kern w:val="0"/>
                <w:sz w:val="24"/>
                <w:szCs w:val="24"/>
                <w:bdr w:val="single" w:sz="2" w:space="0" w:color="E5E7EB" w:frame="1"/>
                <w:lang w:eastAsia="vi-VN"/>
                <w14:ligatures w14:val="none"/>
              </w:rPr>
              <w:t>ừ</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E56C2B">
              <w:rPr>
                <w:rFonts w:ascii="Comic Sans MS" w:eastAsia="Times New Roman" w:hAnsi="Comic Sans MS" w:cs="Comic Sans MS"/>
                <w:color w:val="000000"/>
                <w:kern w:val="0"/>
                <w:sz w:val="24"/>
                <w:szCs w:val="24"/>
                <w:bdr w:val="single" w:sz="2" w:space="0" w:color="E5E7EB" w:frame="1"/>
                <w:lang w:eastAsia="vi-VN"/>
                <w14:ligatures w14:val="none"/>
              </w:rPr>
              <w:t>đó</w:t>
            </w:r>
            <w:r w:rsidRPr="00E56C2B">
              <w:rPr>
                <w:rFonts w:ascii="Comic Sans MS" w:eastAsia="Times New Roman" w:hAnsi="Comic Sans MS" w:cs="Times New Roman"/>
                <w:color w:val="000000"/>
                <w:kern w:val="0"/>
                <w:sz w:val="24"/>
                <w:szCs w:val="24"/>
                <w:bdr w:val="single" w:sz="2" w:space="0" w:color="E5E7EB" w:frame="1"/>
                <w:lang w:eastAsia="vi-VN"/>
                <w14:ligatures w14:val="none"/>
              </w:rPr>
              <w:t>, tr</w:t>
            </w:r>
            <w:r w:rsidRPr="00E56C2B">
              <w:rPr>
                <w:rFonts w:ascii="Cambria" w:eastAsia="Times New Roman" w:hAnsi="Cambria" w:cs="Cambria"/>
                <w:color w:val="000000"/>
                <w:kern w:val="0"/>
                <w:sz w:val="24"/>
                <w:szCs w:val="24"/>
                <w:bdr w:val="single" w:sz="2" w:space="0" w:color="E5E7EB" w:frame="1"/>
                <w:lang w:eastAsia="vi-VN"/>
                <w14:ligatures w14:val="none"/>
              </w:rPr>
              <w:t>ọ</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l</w:t>
            </w:r>
            <w:r w:rsidRPr="00E56C2B">
              <w:rPr>
                <w:rFonts w:ascii="Cambria" w:eastAsia="Times New Roman" w:hAnsi="Cambria" w:cs="Cambria"/>
                <w:color w:val="000000"/>
                <w:kern w:val="0"/>
                <w:sz w:val="24"/>
                <w:szCs w:val="24"/>
                <w:bdr w:val="single" w:sz="2" w:space="0" w:color="E5E7EB" w:frame="1"/>
                <w:lang w:eastAsia="vi-VN"/>
                <w14:ligatures w14:val="none"/>
              </w:rPr>
              <w:t>ự</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s</w:t>
            </w:r>
            <w:r w:rsidRPr="00E56C2B">
              <w:rPr>
                <w:rFonts w:ascii="Cambria" w:eastAsia="Times New Roman" w:hAnsi="Cambria" w:cs="Cambria"/>
                <w:color w:val="000000"/>
                <w:kern w:val="0"/>
                <w:sz w:val="24"/>
                <w:szCs w:val="24"/>
                <w:bdr w:val="single" w:sz="2" w:space="0" w:color="E5E7EB" w:frame="1"/>
                <w:lang w:eastAsia="vi-VN"/>
                <w14:ligatures w14:val="none"/>
              </w:rPr>
              <w:t>ẽ</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ư</w:t>
            </w:r>
            <w:r w:rsidRPr="00E56C2B">
              <w:rPr>
                <w:rFonts w:ascii="Comic Sans MS" w:eastAsia="Times New Roman" w:hAnsi="Comic Sans MS" w:cs="Times New Roman"/>
                <w:color w:val="000000"/>
                <w:kern w:val="0"/>
                <w:sz w:val="24"/>
                <w:szCs w:val="24"/>
                <w:bdr w:val="single" w:sz="2" w:space="0" w:color="E5E7EB" w:frame="1"/>
                <w:lang w:eastAsia="vi-VN"/>
                <w14:ligatures w14:val="none"/>
              </w:rPr>
              <w:t>a n</w:t>
            </w:r>
            <w:r w:rsidRPr="00E56C2B">
              <w:rPr>
                <w:rFonts w:ascii="Cambria" w:eastAsia="Times New Roman" w:hAnsi="Cambria" w:cs="Cambria"/>
                <w:color w:val="000000"/>
                <w:kern w:val="0"/>
                <w:sz w:val="24"/>
                <w:szCs w:val="24"/>
                <w:bdr w:val="single" w:sz="2" w:space="0" w:color="E5E7EB" w:frame="1"/>
                <w:lang w:eastAsia="vi-VN"/>
                <w14:ligatures w14:val="none"/>
              </w:rPr>
              <w:t>ướ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xu</w:t>
            </w:r>
            <w:r w:rsidRPr="00E56C2B">
              <w:rPr>
                <w:rFonts w:ascii="Cambria" w:eastAsia="Times New Roman" w:hAnsi="Cambria" w:cs="Cambria"/>
                <w:color w:val="000000"/>
                <w:kern w:val="0"/>
                <w:sz w:val="24"/>
                <w:szCs w:val="24"/>
                <w:bdr w:val="single" w:sz="2" w:space="0" w:color="E5E7EB" w:frame="1"/>
                <w:lang w:eastAsia="vi-VN"/>
                <w14:ligatures w14:val="none"/>
              </w:rPr>
              <w:t>ố</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c</w:t>
            </w:r>
            <w:r w:rsidRPr="00E56C2B">
              <w:rPr>
                <w:rFonts w:ascii="Comic Sans MS" w:eastAsia="Times New Roman" w:hAnsi="Comic Sans MS" w:cs="Comic Sans MS"/>
                <w:color w:val="000000"/>
                <w:kern w:val="0"/>
                <w:sz w:val="24"/>
                <w:szCs w:val="24"/>
                <w:bdr w:val="single" w:sz="2" w:space="0" w:color="E5E7EB" w:frame="1"/>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ườ</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E56C2B">
              <w:rPr>
                <w:rFonts w:ascii="Cambria" w:eastAsia="Times New Roman" w:hAnsi="Cambria" w:cs="Cambria"/>
                <w:color w:val="000000"/>
                <w:kern w:val="0"/>
                <w:sz w:val="24"/>
                <w:szCs w:val="24"/>
                <w:bdr w:val="single" w:sz="2" w:space="0" w:color="E5E7EB" w:frame="1"/>
                <w:lang w:eastAsia="vi-VN"/>
                <w14:ligatures w14:val="none"/>
              </w:rPr>
              <w:t>ố</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t</w:t>
            </w:r>
            <w:r w:rsidRPr="00E56C2B">
              <w:rPr>
                <w:rFonts w:ascii="Cambria" w:eastAsia="Times New Roman" w:hAnsi="Cambria" w:cs="Cambria"/>
                <w:color w:val="000000"/>
                <w:kern w:val="0"/>
                <w:sz w:val="24"/>
                <w:szCs w:val="24"/>
                <w:bdr w:val="single" w:sz="2" w:space="0" w:color="E5E7EB" w:frame="1"/>
                <w:lang w:eastAsia="vi-VN"/>
                <w14:ligatures w14:val="none"/>
              </w:rPr>
              <w:t>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c</w:t>
            </w:r>
            <w:r w:rsidRPr="00E56C2B">
              <w:rPr>
                <w:rFonts w:ascii="Comic Sans MS" w:eastAsia="Times New Roman" w:hAnsi="Comic Sans MS" w:cs="Comic Sans MS"/>
                <w:color w:val="000000"/>
                <w:kern w:val="0"/>
                <w:sz w:val="24"/>
                <w:szCs w:val="24"/>
                <w:bdr w:val="single" w:sz="2" w:space="0" w:color="E5E7EB" w:frame="1"/>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ng</w:t>
            </w:r>
            <w:r w:rsidRPr="00E56C2B">
              <w:rPr>
                <w:rFonts w:ascii="Comic Sans MS" w:eastAsia="Times New Roman" w:hAnsi="Comic Sans MS" w:cs="Comic Sans MS"/>
                <w:color w:val="000000"/>
                <w:kern w:val="0"/>
                <w:sz w:val="24"/>
                <w:szCs w:val="24"/>
                <w:bdr w:val="single" w:sz="2" w:space="0" w:color="E5E7EB" w:frame="1"/>
                <w:lang w:eastAsia="vi-VN"/>
                <w14:ligatures w14:val="none"/>
              </w:rPr>
              <w:t>ô</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l</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E56C2B">
              <w:rPr>
                <w:rFonts w:ascii="Cambria" w:eastAsia="Times New Roman" w:hAnsi="Cambria" w:cs="Cambria"/>
                <w:color w:val="000000"/>
                <w:kern w:val="0"/>
                <w:sz w:val="24"/>
                <w:szCs w:val="24"/>
                <w:bdr w:val="single" w:sz="2" w:space="0" w:color="E5E7EB" w:frame="1"/>
                <w:lang w:eastAsia="vi-VN"/>
                <w14:ligatures w14:val="none"/>
              </w:rPr>
              <w:t>ở</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ph</w:t>
            </w:r>
            <w:r w:rsidRPr="00E56C2B">
              <w:rPr>
                <w:rFonts w:ascii="Comic Sans MS" w:eastAsia="Times New Roman" w:hAnsi="Comic Sans MS" w:cs="Comic Sans MS"/>
                <w:color w:val="000000"/>
                <w:kern w:val="0"/>
                <w:sz w:val="24"/>
                <w:szCs w:val="24"/>
                <w:bdr w:val="single" w:sz="2" w:space="0" w:color="E5E7EB" w:frame="1"/>
                <w:lang w:eastAsia="vi-VN"/>
                <w14:ligatures w14:val="none"/>
              </w:rPr>
              <w:t>í</w:t>
            </w:r>
            <w:r w:rsidRPr="00E56C2B">
              <w:rPr>
                <w:rFonts w:ascii="Comic Sans MS" w:eastAsia="Times New Roman" w:hAnsi="Comic Sans MS" w:cs="Times New Roman"/>
                <w:color w:val="000000"/>
                <w:kern w:val="0"/>
                <w:sz w:val="24"/>
                <w:szCs w:val="24"/>
                <w:bdr w:val="single" w:sz="2" w:space="0" w:color="E5E7EB" w:frame="1"/>
                <w:lang w:eastAsia="vi-VN"/>
                <w14:ligatures w14:val="none"/>
              </w:rPr>
              <w:t>a b</w:t>
            </w:r>
            <w:r w:rsidRPr="00E56C2B">
              <w:rPr>
                <w:rFonts w:ascii="Comic Sans MS" w:eastAsia="Times New Roman" w:hAnsi="Comic Sans MS" w:cs="Comic Sans MS"/>
                <w:color w:val="000000"/>
                <w:kern w:val="0"/>
                <w:sz w:val="24"/>
                <w:szCs w:val="24"/>
                <w:bdr w:val="single" w:sz="2" w:space="0" w:color="E5E7EB" w:frame="1"/>
                <w:lang w:eastAsia="vi-VN"/>
                <w14:ligatures w14:val="none"/>
              </w:rPr>
              <w:t>ê</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kia c</w:t>
            </w:r>
            <w:r w:rsidRPr="00E56C2B">
              <w:rPr>
                <w:rFonts w:ascii="Cambria" w:eastAsia="Times New Roman" w:hAnsi="Cambria" w:cs="Cambria"/>
                <w:color w:val="000000"/>
                <w:kern w:val="0"/>
                <w:sz w:val="24"/>
                <w:szCs w:val="24"/>
                <w:bdr w:val="single" w:sz="2" w:space="0" w:color="E5E7EB" w:frame="1"/>
                <w:lang w:eastAsia="vi-VN"/>
                <w14:ligatures w14:val="none"/>
              </w:rPr>
              <w:t>ủ</w:t>
            </w:r>
            <w:r w:rsidRPr="00E56C2B">
              <w:rPr>
                <w:rFonts w:ascii="Comic Sans MS" w:eastAsia="Times New Roman" w:hAnsi="Comic Sans MS" w:cs="Times New Roman"/>
                <w:color w:val="000000"/>
                <w:kern w:val="0"/>
                <w:sz w:val="24"/>
                <w:szCs w:val="24"/>
                <w:bdr w:val="single" w:sz="2" w:space="0" w:color="E5E7EB" w:frame="1"/>
                <w:lang w:eastAsia="vi-VN"/>
                <w14:ligatures w14:val="none"/>
              </w:rPr>
              <w:t>a n</w:t>
            </w:r>
            <w:r w:rsidRPr="00E56C2B">
              <w:rPr>
                <w:rFonts w:ascii="Comic Sans MS" w:eastAsia="Times New Roman" w:hAnsi="Comic Sans MS" w:cs="Comic Sans MS"/>
                <w:color w:val="000000"/>
                <w:kern w:val="0"/>
                <w:sz w:val="24"/>
                <w:szCs w:val="24"/>
                <w:bdr w:val="single" w:sz="2" w:space="0" w:color="E5E7EB" w:frame="1"/>
                <w:lang w:eastAsia="vi-VN"/>
                <w14:ligatures w14:val="none"/>
              </w:rPr>
              <w:t>ú</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C</w:t>
            </w:r>
            <w:r w:rsidRPr="00E56C2B">
              <w:rPr>
                <w:rFonts w:ascii="Cambria" w:eastAsia="Times New Roman" w:hAnsi="Cambria" w:cs="Cambria"/>
                <w:color w:val="000000"/>
                <w:kern w:val="0"/>
                <w:sz w:val="24"/>
                <w:szCs w:val="24"/>
                <w:bdr w:val="single" w:sz="2" w:space="0" w:color="E5E7EB" w:frame="1"/>
                <w:lang w:eastAsia="vi-VN"/>
                <w14:ligatures w14:val="none"/>
              </w:rPr>
              <w:t>ư</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E56C2B">
              <w:rPr>
                <w:rFonts w:ascii="Comic Sans MS" w:eastAsia="Times New Roman" w:hAnsi="Comic Sans MS" w:cs="Comic Sans MS"/>
                <w:color w:val="000000"/>
                <w:kern w:val="0"/>
                <w:sz w:val="24"/>
                <w:szCs w:val="24"/>
                <w:bdr w:val="single" w:sz="2" w:space="0" w:color="E5E7EB" w:frame="1"/>
                <w:lang w:eastAsia="vi-VN"/>
                <w14:ligatures w14:val="none"/>
              </w:rPr>
              <w:t>â</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nh</w:t>
            </w:r>
            <w:r w:rsidRPr="00E56C2B">
              <w:rPr>
                <w:rFonts w:ascii="Cambria" w:eastAsia="Times New Roman" w:hAnsi="Cambria" w:cs="Cambria"/>
                <w:color w:val="000000"/>
                <w:kern w:val="0"/>
                <w:sz w:val="24"/>
                <w:szCs w:val="24"/>
                <w:bdr w:val="single" w:sz="2" w:space="0" w:color="E5E7EB" w:frame="1"/>
                <w:lang w:eastAsia="vi-VN"/>
                <w14:ligatures w14:val="none"/>
              </w:rPr>
              <w:t>ữ</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ng</w:t>
            </w:r>
            <w:r w:rsidRPr="00E56C2B">
              <w:rPr>
                <w:rFonts w:ascii="Comic Sans MS" w:eastAsia="Times New Roman" w:hAnsi="Comic Sans MS" w:cs="Comic Sans MS"/>
                <w:color w:val="000000"/>
                <w:kern w:val="0"/>
                <w:sz w:val="24"/>
                <w:szCs w:val="24"/>
                <w:bdr w:val="single" w:sz="2" w:space="0" w:color="E5E7EB" w:frame="1"/>
                <w:lang w:eastAsia="vi-VN"/>
                <w14:ligatures w14:val="none"/>
              </w:rPr>
              <w:t>ô</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l</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E56C2B">
              <w:rPr>
                <w:rFonts w:ascii="Comic Sans MS" w:eastAsia="Times New Roman" w:hAnsi="Comic Sans MS" w:cs="Comic Sans MS"/>
                <w:color w:val="000000"/>
                <w:kern w:val="0"/>
                <w:sz w:val="24"/>
                <w:szCs w:val="24"/>
                <w:bdr w:val="single" w:sz="2" w:space="0" w:color="E5E7EB" w:frame="1"/>
                <w:lang w:eastAsia="vi-VN"/>
                <w14:ligatures w14:val="none"/>
              </w:rPr>
              <w:t>đó</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E56C2B">
              <w:rPr>
                <w:rFonts w:ascii="Comic Sans MS" w:eastAsia="Times New Roman" w:hAnsi="Comic Sans MS" w:cs="Comic Sans MS"/>
                <w:color w:val="000000"/>
                <w:kern w:val="0"/>
                <w:sz w:val="24"/>
                <w:szCs w:val="24"/>
                <w:bdr w:val="single" w:sz="2" w:space="0" w:color="E5E7EB" w:frame="1"/>
                <w:lang w:eastAsia="vi-VN"/>
                <w14:ligatures w14:val="none"/>
              </w:rPr>
              <w:t>đã</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g</w:t>
            </w:r>
            <w:r w:rsidRPr="00E56C2B">
              <w:rPr>
                <w:rFonts w:ascii="Comic Sans MS" w:eastAsia="Times New Roman" w:hAnsi="Comic Sans MS" w:cs="Comic Sans MS"/>
                <w:color w:val="000000"/>
                <w:kern w:val="0"/>
                <w:sz w:val="24"/>
                <w:szCs w:val="24"/>
                <w:bdr w:val="single" w:sz="2" w:space="0" w:color="E5E7EB" w:frame="1"/>
                <w:lang w:eastAsia="vi-VN"/>
                <w14:ligatures w14:val="none"/>
              </w:rPr>
              <w:t>ó</w:t>
            </w:r>
            <w:r w:rsidRPr="00E56C2B">
              <w:rPr>
                <w:rFonts w:ascii="Comic Sans MS" w:eastAsia="Times New Roman" w:hAnsi="Comic Sans MS" w:cs="Times New Roman"/>
                <w:color w:val="000000"/>
                <w:kern w:val="0"/>
                <w:sz w:val="24"/>
                <w:szCs w:val="24"/>
                <w:bdr w:val="single" w:sz="2" w:space="0" w:color="E5E7EB" w:frame="1"/>
                <w:lang w:eastAsia="vi-VN"/>
                <w14:ligatures w14:val="none"/>
              </w:rPr>
              <w:t>p chung ti</w:t>
            </w:r>
            <w:r w:rsidRPr="00E56C2B">
              <w:rPr>
                <w:rFonts w:ascii="Cambria" w:eastAsia="Times New Roman" w:hAnsi="Cambria" w:cs="Cambria"/>
                <w:color w:val="000000"/>
                <w:kern w:val="0"/>
                <w:sz w:val="24"/>
                <w:szCs w:val="24"/>
                <w:bdr w:val="single" w:sz="2" w:space="0" w:color="E5E7EB" w:frame="1"/>
                <w:lang w:eastAsia="vi-VN"/>
                <w14:ligatures w14:val="none"/>
              </w:rPr>
              <w:t>ề</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ể</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g</w:t>
            </w:r>
            <w:r w:rsidRPr="00E56C2B">
              <w:rPr>
                <w:rFonts w:ascii="Comic Sans MS" w:eastAsia="Times New Roman" w:hAnsi="Comic Sans MS" w:cs="Comic Sans MS"/>
                <w:color w:val="000000"/>
                <w:kern w:val="0"/>
                <w:sz w:val="24"/>
                <w:szCs w:val="24"/>
                <w:bdr w:val="single" w:sz="2" w:space="0" w:color="E5E7EB" w:frame="1"/>
                <w:lang w:eastAsia="vi-VN"/>
                <w14:ligatures w14:val="none"/>
              </w:rPr>
              <w:t>â</w:t>
            </w:r>
            <w:r w:rsidRPr="00E56C2B">
              <w:rPr>
                <w:rFonts w:ascii="Comic Sans MS" w:eastAsia="Times New Roman" w:hAnsi="Comic Sans MS" w:cs="Times New Roman"/>
                <w:color w:val="000000"/>
                <w:kern w:val="0"/>
                <w:sz w:val="24"/>
                <w:szCs w:val="24"/>
                <w:bdr w:val="single" w:sz="2" w:space="0" w:color="E5E7EB" w:frame="1"/>
                <w:lang w:eastAsia="vi-VN"/>
                <w14:ligatures w14:val="none"/>
              </w:rPr>
              <w:t>y qu</w:t>
            </w:r>
            <w:r w:rsidRPr="00E56C2B">
              <w:rPr>
                <w:rFonts w:ascii="Cambria" w:eastAsia="Times New Roman" w:hAnsi="Cambria" w:cs="Cambria"/>
                <w:color w:val="000000"/>
                <w:kern w:val="0"/>
                <w:sz w:val="24"/>
                <w:szCs w:val="24"/>
                <w:bdr w:val="single" w:sz="2" w:space="0" w:color="E5E7EB" w:frame="1"/>
                <w:lang w:eastAsia="vi-VN"/>
                <w14:ligatures w14:val="none"/>
              </w:rPr>
              <w:t>ỹ</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cho d</w:t>
            </w:r>
            <w:r w:rsidRPr="00E56C2B">
              <w:rPr>
                <w:rFonts w:ascii="Cambria" w:eastAsia="Times New Roman" w:hAnsi="Cambria" w:cs="Cambria"/>
                <w:color w:val="000000"/>
                <w:kern w:val="0"/>
                <w:sz w:val="24"/>
                <w:szCs w:val="24"/>
                <w:bdr w:val="single" w:sz="2" w:space="0" w:color="E5E7EB" w:frame="1"/>
                <w:lang w:eastAsia="vi-VN"/>
                <w14:ligatures w14:val="none"/>
              </w:rPr>
              <w:t>ự</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E56C2B">
              <w:rPr>
                <w:rFonts w:ascii="Comic Sans MS" w:eastAsia="Times New Roman" w:hAnsi="Comic Sans MS" w:cs="Comic Sans MS"/>
                <w:color w:val="000000"/>
                <w:kern w:val="0"/>
                <w:sz w:val="24"/>
                <w:szCs w:val="24"/>
                <w:bdr w:val="single" w:sz="2" w:space="0" w:color="E5E7EB" w:frame="1"/>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H</w:t>
            </w:r>
            <w:r w:rsidRPr="00E56C2B">
              <w:rPr>
                <w:rFonts w:ascii="Cambria" w:eastAsia="Times New Roman" w:hAnsi="Cambria" w:cs="Cambria"/>
                <w:color w:val="000000"/>
                <w:kern w:val="0"/>
                <w:sz w:val="24"/>
                <w:szCs w:val="24"/>
                <w:bdr w:val="single" w:sz="2" w:space="0" w:color="E5E7EB" w:frame="1"/>
                <w:lang w:eastAsia="vi-VN"/>
                <w14:ligatures w14:val="none"/>
              </w:rPr>
              <w:t>ọ</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E56C2B">
              <w:rPr>
                <w:rFonts w:ascii="Comic Sans MS" w:eastAsia="Times New Roman" w:hAnsi="Comic Sans MS" w:cs="Comic Sans MS"/>
                <w:color w:val="000000"/>
                <w:kern w:val="0"/>
                <w:sz w:val="24"/>
                <w:szCs w:val="24"/>
                <w:bdr w:val="single" w:sz="2" w:space="0" w:color="E5E7EB" w:frame="1"/>
                <w:lang w:eastAsia="vi-VN"/>
                <w14:ligatures w14:val="none"/>
              </w:rPr>
              <w:t>đã</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m ph</w:t>
            </w:r>
            <w:r w:rsidRPr="00E56C2B">
              <w:rPr>
                <w:rFonts w:ascii="Cambria" w:eastAsia="Times New Roman" w:hAnsi="Cambria" w:cs="Cambria"/>
                <w:color w:val="000000"/>
                <w:kern w:val="0"/>
                <w:sz w:val="24"/>
                <w:szCs w:val="24"/>
                <w:bdr w:val="single" w:sz="2" w:space="0" w:color="E5E7EB" w:frame="1"/>
                <w:lang w:eastAsia="vi-VN"/>
                <w14:ligatures w14:val="none"/>
              </w:rPr>
              <w:t>ầ</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xi m</w:t>
            </w:r>
            <w:r w:rsidRPr="00E56C2B">
              <w:rPr>
                <w:rFonts w:ascii="Comic Sans MS" w:eastAsia="Times New Roman" w:hAnsi="Comic Sans MS" w:cs="Comic Sans MS"/>
                <w:color w:val="000000"/>
                <w:kern w:val="0"/>
                <w:sz w:val="24"/>
                <w:szCs w:val="24"/>
                <w:bdr w:val="single" w:sz="2" w:space="0" w:color="E5E7EB" w:frame="1"/>
                <w:lang w:eastAsia="vi-VN"/>
                <w14:ligatures w14:val="none"/>
              </w:rPr>
              <w:t>ă</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v</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thu nh</w:t>
            </w:r>
            <w:r w:rsidRPr="00E56C2B">
              <w:rPr>
                <w:rFonts w:ascii="Cambria" w:eastAsia="Times New Roman" w:hAnsi="Cambria" w:cs="Cambria"/>
                <w:color w:val="000000"/>
                <w:kern w:val="0"/>
                <w:sz w:val="24"/>
                <w:szCs w:val="24"/>
                <w:bdr w:val="single" w:sz="2" w:space="0" w:color="E5E7EB" w:frame="1"/>
                <w:lang w:eastAsia="vi-VN"/>
                <w14:ligatures w14:val="none"/>
              </w:rPr>
              <w:t>ặ</w:t>
            </w:r>
            <w:r w:rsidRPr="00E56C2B">
              <w:rPr>
                <w:rFonts w:ascii="Comic Sans MS" w:eastAsia="Times New Roman" w:hAnsi="Comic Sans MS" w:cs="Times New Roman"/>
                <w:color w:val="000000"/>
                <w:kern w:val="0"/>
                <w:sz w:val="24"/>
                <w:szCs w:val="24"/>
                <w:bdr w:val="single" w:sz="2" w:space="0" w:color="E5E7EB" w:frame="1"/>
                <w:lang w:eastAsia="vi-VN"/>
                <w14:ligatures w14:val="none"/>
              </w:rPr>
              <w:t>t đá cho công tình. Bây gi</w:t>
            </w:r>
            <w:r w:rsidRPr="00E56C2B">
              <w:rPr>
                <w:rFonts w:ascii="Cambria" w:eastAsia="Times New Roman" w:hAnsi="Cambria" w:cs="Cambria"/>
                <w:color w:val="000000"/>
                <w:kern w:val="0"/>
                <w:sz w:val="24"/>
                <w:szCs w:val="24"/>
                <w:bdr w:val="single" w:sz="2" w:space="0" w:color="E5E7EB" w:frame="1"/>
                <w:lang w:eastAsia="vi-VN"/>
                <w14:ligatures w14:val="none"/>
              </w:rPr>
              <w:t>ờ</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h</w:t>
            </w:r>
            <w:r w:rsidRPr="00E56C2B">
              <w:rPr>
                <w:rFonts w:ascii="Cambria" w:eastAsia="Times New Roman" w:hAnsi="Cambria" w:cs="Cambria"/>
                <w:color w:val="000000"/>
                <w:kern w:val="0"/>
                <w:sz w:val="24"/>
                <w:szCs w:val="24"/>
                <w:bdr w:val="single" w:sz="2" w:space="0" w:color="E5E7EB" w:frame="1"/>
                <w:lang w:eastAsia="vi-VN"/>
                <w14:ligatures w14:val="none"/>
              </w:rPr>
              <w:t>ọ</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ang </w:t>
            </w:r>
            <w:r w:rsidRPr="00E56C2B">
              <w:rPr>
                <w:rFonts w:ascii="Comic Sans MS" w:eastAsia="Times New Roman" w:hAnsi="Comic Sans MS" w:cs="Comic Sans MS"/>
                <w:color w:val="000000"/>
                <w:kern w:val="0"/>
                <w:sz w:val="24"/>
                <w:szCs w:val="24"/>
                <w:bdr w:val="single" w:sz="2" w:space="0" w:color="E5E7EB" w:frame="1"/>
                <w:lang w:eastAsia="vi-VN"/>
                <w14:ligatures w14:val="none"/>
              </w:rPr>
              <w:t>đà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o c</w:t>
            </w:r>
            <w:r w:rsidRPr="00E56C2B">
              <w:rPr>
                <w:rFonts w:ascii="Comic Sans MS" w:eastAsia="Times New Roman" w:hAnsi="Comic Sans MS" w:cs="Comic Sans MS"/>
                <w:color w:val="000000"/>
                <w:kern w:val="0"/>
                <w:sz w:val="24"/>
                <w:szCs w:val="24"/>
                <w:bdr w:val="single" w:sz="2" w:space="0" w:color="E5E7EB" w:frame="1"/>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r</w:t>
            </w:r>
            <w:r w:rsidRPr="00E56C2B">
              <w:rPr>
                <w:rFonts w:ascii="Comic Sans MS" w:eastAsia="Times New Roman" w:hAnsi="Comic Sans MS" w:cs="Comic Sans MS"/>
                <w:color w:val="000000"/>
                <w:kern w:val="0"/>
                <w:sz w:val="24"/>
                <w:szCs w:val="24"/>
                <w:bdr w:val="single" w:sz="2" w:space="0" w:color="E5E7EB" w:frame="1"/>
                <w:lang w:eastAsia="vi-VN"/>
                <w14:ligatures w14:val="none"/>
              </w:rPr>
              <w:t>ã</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nh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ể</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ặ</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E56C2B">
              <w:rPr>
                <w:rFonts w:ascii="Cambria" w:eastAsia="Times New Roman" w:hAnsi="Cambria" w:cs="Cambria"/>
                <w:color w:val="000000"/>
                <w:kern w:val="0"/>
                <w:sz w:val="24"/>
                <w:szCs w:val="24"/>
                <w:bdr w:val="single" w:sz="2" w:space="0" w:color="E5E7EB" w:frame="1"/>
                <w:lang w:eastAsia="vi-VN"/>
                <w14:ligatures w14:val="none"/>
              </w:rPr>
              <w:t>ố</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N</w:t>
            </w:r>
            <w:r w:rsidRPr="00E56C2B">
              <w:rPr>
                <w:rFonts w:ascii="Cambria" w:eastAsia="Times New Roman" w:hAnsi="Cambria" w:cs="Cambria"/>
                <w:color w:val="000000"/>
                <w:kern w:val="0"/>
                <w:sz w:val="24"/>
                <w:szCs w:val="24"/>
                <w:bdr w:val="single" w:sz="2" w:space="0" w:color="E5E7EB" w:frame="1"/>
                <w:shd w:val="clear" w:color="auto" w:fill="00FF00"/>
                <w:lang w:eastAsia="vi-VN"/>
                <w14:ligatures w14:val="none"/>
              </w:rPr>
              <w:t>ế</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u t</w:t>
            </w:r>
            <w:r w:rsidRPr="00E56C2B">
              <w:rPr>
                <w:rFonts w:ascii="Cambria" w:eastAsia="Times New Roman" w:hAnsi="Cambria" w:cs="Cambria"/>
                <w:color w:val="000000"/>
                <w:kern w:val="0"/>
                <w:sz w:val="24"/>
                <w:szCs w:val="24"/>
                <w:bdr w:val="single" w:sz="2" w:space="0" w:color="E5E7EB" w:frame="1"/>
                <w:shd w:val="clear" w:color="auto" w:fill="00FF00"/>
                <w:lang w:eastAsia="vi-VN"/>
                <w14:ligatures w14:val="none"/>
              </w:rPr>
              <w:t>ấ</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t c</w:t>
            </w:r>
            <w:r w:rsidRPr="00E56C2B">
              <w:rPr>
                <w:rFonts w:ascii="Cambria" w:eastAsia="Times New Roman" w:hAnsi="Cambria" w:cs="Cambria"/>
                <w:color w:val="000000"/>
                <w:kern w:val="0"/>
                <w:sz w:val="24"/>
                <w:szCs w:val="24"/>
                <w:bdr w:val="single" w:sz="2" w:space="0" w:color="E5E7EB" w:frame="1"/>
                <w:shd w:val="clear" w:color="auto" w:fill="00FF00"/>
                <w:lang w:eastAsia="vi-VN"/>
                <w14:ligatures w14:val="none"/>
              </w:rPr>
              <w:t>ả</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 xml:space="preserve"> </w:t>
            </w:r>
            <w:r w:rsidRPr="00E56C2B">
              <w:rPr>
                <w:rFonts w:ascii="Comic Sans MS" w:eastAsia="Times New Roman" w:hAnsi="Comic Sans MS" w:cs="Comic Sans MS"/>
                <w:color w:val="000000"/>
                <w:kern w:val="0"/>
                <w:sz w:val="24"/>
                <w:szCs w:val="24"/>
                <w:bdr w:val="single" w:sz="2" w:space="0" w:color="E5E7EB" w:frame="1"/>
                <w:shd w:val="clear" w:color="auto" w:fill="00FF00"/>
                <w:lang w:eastAsia="vi-VN"/>
                <w14:ligatures w14:val="none"/>
              </w:rPr>
              <w:t>đ</w:t>
            </w:r>
            <w:r w:rsidRPr="00E56C2B">
              <w:rPr>
                <w:rFonts w:ascii="Cambria" w:eastAsia="Times New Roman" w:hAnsi="Cambria" w:cs="Cambria"/>
                <w:color w:val="000000"/>
                <w:kern w:val="0"/>
                <w:sz w:val="24"/>
                <w:szCs w:val="24"/>
                <w:bdr w:val="single" w:sz="2" w:space="0" w:color="E5E7EB" w:frame="1"/>
                <w:shd w:val="clear" w:color="auto" w:fill="00FF00"/>
                <w:lang w:eastAsia="vi-VN"/>
                <w14:ligatures w14:val="none"/>
              </w:rPr>
              <w:t>ề</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u di</w:t>
            </w:r>
            <w:r w:rsidRPr="00E56C2B">
              <w:rPr>
                <w:rFonts w:ascii="Cambria" w:eastAsia="Times New Roman" w:hAnsi="Cambria" w:cs="Cambria"/>
                <w:color w:val="000000"/>
                <w:kern w:val="0"/>
                <w:sz w:val="24"/>
                <w:szCs w:val="24"/>
                <w:bdr w:val="single" w:sz="2" w:space="0" w:color="E5E7EB" w:frame="1"/>
                <w:shd w:val="clear" w:color="auto" w:fill="00FF00"/>
                <w:lang w:eastAsia="vi-VN"/>
                <w14:ligatures w14:val="none"/>
              </w:rPr>
              <w:t>ễ</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n ra tr</w:t>
            </w:r>
            <w:r w:rsidRPr="00E56C2B">
              <w:rPr>
                <w:rFonts w:ascii="Cambria" w:eastAsia="Times New Roman" w:hAnsi="Cambria" w:cs="Cambria"/>
                <w:color w:val="000000"/>
                <w:kern w:val="0"/>
                <w:sz w:val="24"/>
                <w:szCs w:val="24"/>
                <w:bdr w:val="single" w:sz="2" w:space="0" w:color="E5E7EB" w:frame="1"/>
                <w:shd w:val="clear" w:color="auto" w:fill="00FF00"/>
                <w:lang w:eastAsia="vi-VN"/>
                <w14:ligatures w14:val="none"/>
              </w:rPr>
              <w:t>ơ</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n tru, Aylito Binayo s</w:t>
            </w:r>
            <w:r w:rsidRPr="00E56C2B">
              <w:rPr>
                <w:rFonts w:ascii="Cambria" w:eastAsia="Times New Roman" w:hAnsi="Cambria" w:cs="Cambria"/>
                <w:color w:val="000000"/>
                <w:kern w:val="0"/>
                <w:sz w:val="24"/>
                <w:szCs w:val="24"/>
                <w:bdr w:val="single" w:sz="2" w:space="0" w:color="E5E7EB" w:frame="1"/>
                <w:shd w:val="clear" w:color="auto" w:fill="00FF00"/>
                <w:lang w:eastAsia="vi-VN"/>
                <w14:ligatures w14:val="none"/>
              </w:rPr>
              <w:t>ẽ</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 xml:space="preserve"> c</w:t>
            </w:r>
            <w:r w:rsidRPr="00E56C2B">
              <w:rPr>
                <w:rFonts w:ascii="Comic Sans MS" w:eastAsia="Times New Roman" w:hAnsi="Comic Sans MS" w:cs="Comic Sans MS"/>
                <w:color w:val="000000"/>
                <w:kern w:val="0"/>
                <w:sz w:val="24"/>
                <w:szCs w:val="24"/>
                <w:bdr w:val="single" w:sz="2" w:space="0" w:color="E5E7EB" w:frame="1"/>
                <w:shd w:val="clear" w:color="auto" w:fill="00FF00"/>
                <w:lang w:eastAsia="vi-VN"/>
                <w14:ligatures w14:val="none"/>
              </w:rPr>
              <w:t>ó</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 xml:space="preserve"> n</w:t>
            </w:r>
            <w:r w:rsidRPr="00E56C2B">
              <w:rPr>
                <w:rFonts w:ascii="Cambria" w:eastAsia="Times New Roman" w:hAnsi="Cambria" w:cs="Cambria"/>
                <w:color w:val="000000"/>
                <w:kern w:val="0"/>
                <w:sz w:val="24"/>
                <w:szCs w:val="24"/>
                <w:bdr w:val="single" w:sz="2" w:space="0" w:color="E5E7EB" w:frame="1"/>
                <w:shd w:val="clear" w:color="auto" w:fill="00FF00"/>
                <w:lang w:eastAsia="vi-VN"/>
                <w14:ligatures w14:val="none"/>
              </w:rPr>
              <w:t>ướ</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c s</w:t>
            </w:r>
            <w:r w:rsidRPr="00E56C2B">
              <w:rPr>
                <w:rFonts w:ascii="Cambria" w:eastAsia="Times New Roman" w:hAnsi="Cambria" w:cs="Cambria"/>
                <w:color w:val="000000"/>
                <w:kern w:val="0"/>
                <w:sz w:val="24"/>
                <w:szCs w:val="24"/>
                <w:bdr w:val="single" w:sz="2" w:space="0" w:color="E5E7EB" w:frame="1"/>
                <w:shd w:val="clear" w:color="auto" w:fill="00FF00"/>
                <w:lang w:eastAsia="vi-VN"/>
                <w14:ligatures w14:val="none"/>
              </w:rPr>
              <w:t>ạ</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ch c</w:t>
            </w:r>
            <w:r w:rsidRPr="00E56C2B">
              <w:rPr>
                <w:rFonts w:ascii="Comic Sans MS" w:eastAsia="Times New Roman" w:hAnsi="Comic Sans MS" w:cs="Comic Sans MS"/>
                <w:color w:val="000000"/>
                <w:kern w:val="0"/>
                <w:sz w:val="24"/>
                <w:szCs w:val="24"/>
                <w:bdr w:val="single" w:sz="2" w:space="0" w:color="E5E7EB" w:frame="1"/>
                <w:shd w:val="clear" w:color="auto" w:fill="00FF00"/>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ch nh</w:t>
            </w:r>
            <w:r w:rsidRPr="00E56C2B">
              <w:rPr>
                <w:rFonts w:ascii="Comic Sans MS" w:eastAsia="Times New Roman" w:hAnsi="Comic Sans MS" w:cs="Comic Sans MS"/>
                <w:color w:val="000000"/>
                <w:kern w:val="0"/>
                <w:sz w:val="24"/>
                <w:szCs w:val="24"/>
                <w:bdr w:val="single" w:sz="2" w:space="0" w:color="E5E7EB" w:frame="1"/>
                <w:shd w:val="clear" w:color="auto" w:fill="00FF00"/>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 xml:space="preserve"> ch</w:t>
            </w:r>
            <w:r w:rsidRPr="00E56C2B">
              <w:rPr>
                <w:rFonts w:ascii="Cambria" w:eastAsia="Times New Roman" w:hAnsi="Cambria" w:cs="Cambria"/>
                <w:color w:val="000000"/>
                <w:kern w:val="0"/>
                <w:sz w:val="24"/>
                <w:szCs w:val="24"/>
                <w:bdr w:val="single" w:sz="2" w:space="0" w:color="E5E7EB" w:frame="1"/>
                <w:shd w:val="clear" w:color="auto" w:fill="00FF00"/>
                <w:lang w:eastAsia="vi-VN"/>
                <w14:ligatures w14:val="none"/>
              </w:rPr>
              <w:t>ỉ</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 xml:space="preserve"> ba ph</w:t>
            </w:r>
            <w:r w:rsidRPr="00E56C2B">
              <w:rPr>
                <w:rFonts w:ascii="Comic Sans MS" w:eastAsia="Times New Roman" w:hAnsi="Comic Sans MS" w:cs="Comic Sans MS"/>
                <w:color w:val="000000"/>
                <w:kern w:val="0"/>
                <w:sz w:val="24"/>
                <w:szCs w:val="24"/>
                <w:bdr w:val="single" w:sz="2" w:space="0" w:color="E5E7EB" w:frame="1"/>
                <w:shd w:val="clear" w:color="auto" w:fill="00FF00"/>
                <w:lang w:eastAsia="vi-VN"/>
                <w14:ligatures w14:val="none"/>
              </w:rPr>
              <w:t>ú</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 xml:space="preserve">t </w:t>
            </w:r>
            <w:r w:rsidRPr="00E56C2B">
              <w:rPr>
                <w:rFonts w:ascii="Comic Sans MS" w:eastAsia="Times New Roman" w:hAnsi="Comic Sans MS" w:cs="Comic Sans MS"/>
                <w:color w:val="000000"/>
                <w:kern w:val="0"/>
                <w:sz w:val="24"/>
                <w:szCs w:val="24"/>
                <w:bdr w:val="single" w:sz="2" w:space="0" w:color="E5E7EB" w:frame="1"/>
                <w:shd w:val="clear" w:color="auto" w:fill="00FF00"/>
                <w:lang w:eastAsia="vi-VN"/>
                <w14:ligatures w14:val="none"/>
              </w:rPr>
              <w:t>đ</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i b</w:t>
            </w:r>
            <w:r w:rsidRPr="00E56C2B">
              <w:rPr>
                <w:rFonts w:ascii="Cambria" w:eastAsia="Times New Roman" w:hAnsi="Cambria" w:cs="Cambria"/>
                <w:color w:val="000000"/>
                <w:kern w:val="0"/>
                <w:sz w:val="24"/>
                <w:szCs w:val="24"/>
                <w:bdr w:val="single" w:sz="2" w:space="0" w:color="E5E7EB" w:frame="1"/>
                <w:shd w:val="clear" w:color="auto" w:fill="00FF00"/>
                <w:lang w:eastAsia="vi-VN"/>
                <w14:ligatures w14:val="none"/>
              </w:rPr>
              <w:t>ộ</w:t>
            </w:r>
            <w:r w:rsidRPr="00E56C2B">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w:t>
            </w:r>
          </w:p>
        </w:tc>
      </w:tr>
      <w:tr w:rsidR="00E56C2B" w:rsidRPr="00E56C2B" w14:paraId="15437AB6" w14:textId="77777777" w:rsidTr="00E56C2B">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40F17A"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lang w:eastAsia="vi-VN"/>
                <w14:ligatures w14:val="none"/>
              </w:rPr>
              <w:t>Câu cu</w:t>
            </w:r>
            <w:r w:rsidRPr="00E56C2B">
              <w:rPr>
                <w:rFonts w:ascii="Cambria" w:eastAsia="Times New Roman" w:hAnsi="Cambria" w:cs="Cambria"/>
                <w:color w:val="000000"/>
                <w:kern w:val="0"/>
                <w:sz w:val="24"/>
                <w:szCs w:val="24"/>
                <w:bdr w:val="single" w:sz="2" w:space="0" w:color="E5E7EB" w:frame="1"/>
                <w:lang w:eastAsia="vi-VN"/>
                <w14:ligatures w14:val="none"/>
              </w:rPr>
              <w:t>ố</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th</w:t>
            </w:r>
            <w:r w:rsidRPr="00E56C2B">
              <w:rPr>
                <w:rFonts w:ascii="Cambria" w:eastAsia="Times New Roman" w:hAnsi="Cambria" w:cs="Cambria"/>
                <w:color w:val="000000"/>
                <w:kern w:val="0"/>
                <w:sz w:val="24"/>
                <w:szCs w:val="24"/>
                <w:bdr w:val="single" w:sz="2" w:space="0" w:color="E5E7EB" w:frame="1"/>
                <w:lang w:eastAsia="vi-VN"/>
                <w14:ligatures w14:val="none"/>
              </w:rPr>
              <w:t>ể</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hi</w:t>
            </w:r>
            <w:r w:rsidRPr="00E56C2B">
              <w:rPr>
                <w:rFonts w:ascii="Cambria" w:eastAsia="Times New Roman" w:hAnsi="Cambria" w:cs="Cambria"/>
                <w:color w:val="000000"/>
                <w:kern w:val="0"/>
                <w:sz w:val="24"/>
                <w:szCs w:val="24"/>
                <w:bdr w:val="single" w:sz="2" w:space="0" w:color="E5E7EB" w:frame="1"/>
                <w:lang w:eastAsia="vi-VN"/>
                <w14:ligatures w14:val="none"/>
              </w:rPr>
              <w:t>ệ</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ch</w:t>
            </w:r>
            <w:r w:rsidRPr="00E56C2B">
              <w:rPr>
                <w:rFonts w:ascii="Cambria" w:eastAsia="Times New Roman" w:hAnsi="Cambria" w:cs="Cambria"/>
                <w:color w:val="000000"/>
                <w:kern w:val="0"/>
                <w:sz w:val="24"/>
                <w:szCs w:val="24"/>
                <w:bdr w:val="single" w:sz="2" w:space="0" w:color="E5E7EB" w:frame="1"/>
                <w:lang w:eastAsia="vi-VN"/>
                <w14:ligatures w14:val="none"/>
              </w:rPr>
              <w:t>ủ</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ambria" w:eastAsia="Times New Roman" w:hAnsi="Cambria" w:cs="Cambria"/>
                <w:color w:val="000000"/>
                <w:kern w:val="0"/>
                <w:sz w:val="24"/>
                <w:szCs w:val="24"/>
                <w:bdr w:val="single" w:sz="2" w:space="0" w:color="E5E7EB" w:frame="1"/>
                <w:lang w:eastAsia="vi-VN"/>
                <w14:ligatures w14:val="none"/>
              </w:rPr>
              <w:t>ề</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E56C2B">
              <w:rPr>
                <w:rFonts w:ascii="Cambria" w:eastAsia="Times New Roman" w:hAnsi="Cambria" w:cs="Cambria"/>
                <w:color w:val="000000"/>
                <w:kern w:val="0"/>
                <w:sz w:val="24"/>
                <w:szCs w:val="24"/>
                <w:bdr w:val="single" w:sz="2" w:space="0" w:color="E5E7EB" w:frame="1"/>
                <w:lang w:eastAsia="vi-VN"/>
                <w14:ligatures w14:val="none"/>
              </w:rPr>
              <w:t>ủ</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a </w:t>
            </w:r>
            <w:r w:rsidRPr="00E56C2B">
              <w:rPr>
                <w:rFonts w:ascii="Comic Sans MS" w:eastAsia="Times New Roman" w:hAnsi="Comic Sans MS" w:cs="Comic Sans MS"/>
                <w:color w:val="000000"/>
                <w:kern w:val="0"/>
                <w:sz w:val="24"/>
                <w:szCs w:val="24"/>
                <w:bdr w:val="single" w:sz="2" w:space="0" w:color="E5E7EB" w:frame="1"/>
                <w:lang w:eastAsia="vi-VN"/>
                <w14:ligatures w14:val="none"/>
              </w:rPr>
              <w:t>đ</w:t>
            </w:r>
            <w:r w:rsidRPr="00E56C2B">
              <w:rPr>
                <w:rFonts w:ascii="Comic Sans MS" w:eastAsia="Times New Roman" w:hAnsi="Comic Sans MS" w:cs="Times New Roman"/>
                <w:color w:val="000000"/>
                <w:kern w:val="0"/>
                <w:sz w:val="24"/>
                <w:szCs w:val="24"/>
                <w:bdr w:val="single" w:sz="2" w:space="0" w:color="E5E7EB" w:frame="1"/>
                <w:lang w:eastAsia="vi-VN"/>
                <w14:ligatures w14:val="none"/>
              </w:rPr>
              <w:t>o</w:t>
            </w:r>
            <w:r w:rsidRPr="00E56C2B">
              <w:rPr>
                <w:rFonts w:ascii="Cambria" w:eastAsia="Times New Roman" w:hAnsi="Cambria" w:cs="Cambria"/>
                <w:color w:val="000000"/>
                <w:kern w:val="0"/>
                <w:sz w:val="24"/>
                <w:szCs w:val="24"/>
                <w:bdr w:val="single" w:sz="2" w:space="0" w:color="E5E7EB" w:frame="1"/>
                <w:lang w:eastAsia="vi-VN"/>
                <w14:ligatures w14:val="none"/>
              </w:rPr>
              <w:t>ạ</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nh</w:t>
            </w:r>
            <w:r w:rsidRPr="00E56C2B">
              <w:rPr>
                <w:rFonts w:ascii="Cambria" w:eastAsia="Times New Roman" w:hAnsi="Cambria" w:cs="Cambria"/>
                <w:color w:val="000000"/>
                <w:kern w:val="0"/>
                <w:sz w:val="24"/>
                <w:szCs w:val="24"/>
                <w:bdr w:val="single" w:sz="2" w:space="0" w:color="E5E7EB" w:frame="1"/>
                <w:lang w:eastAsia="vi-VN"/>
                <w14:ligatures w14:val="none"/>
              </w:rPr>
              <w:t>ữ</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ng</w:t>
            </w:r>
            <w:r w:rsidRPr="00E56C2B">
              <w:rPr>
                <w:rFonts w:ascii="Cambria" w:eastAsia="Times New Roman" w:hAnsi="Cambria" w:cs="Cambria"/>
                <w:color w:val="000000"/>
                <w:kern w:val="0"/>
                <w:sz w:val="24"/>
                <w:szCs w:val="24"/>
                <w:bdr w:val="single" w:sz="2" w:space="0" w:color="E5E7EB" w:frame="1"/>
                <w:lang w:eastAsia="vi-VN"/>
                <w14:ligatures w14:val="none"/>
              </w:rPr>
              <w:t>ườ</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d</w:t>
            </w:r>
            <w:r w:rsidRPr="00E56C2B">
              <w:rPr>
                <w:rFonts w:ascii="Comic Sans MS" w:eastAsia="Times New Roman" w:hAnsi="Comic Sans MS" w:cs="Comic Sans MS"/>
                <w:color w:val="000000"/>
                <w:kern w:val="0"/>
                <w:sz w:val="24"/>
                <w:szCs w:val="24"/>
                <w:bdr w:val="single" w:sz="2" w:space="0" w:color="E5E7EB" w:frame="1"/>
                <w:lang w:eastAsia="vi-VN"/>
                <w14:ligatures w14:val="none"/>
              </w:rPr>
              <w:t>â</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l</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E56C2B">
              <w:rPr>
                <w:rFonts w:ascii="Comic Sans MS" w:eastAsia="Times New Roman" w:hAnsi="Comic Sans MS" w:cs="Comic Sans MS"/>
                <w:color w:val="000000"/>
                <w:kern w:val="0"/>
                <w:sz w:val="24"/>
                <w:szCs w:val="24"/>
                <w:bdr w:val="single" w:sz="2" w:space="0" w:color="E5E7EB" w:frame="1"/>
                <w:lang w:eastAsia="vi-VN"/>
                <w14:ligatures w14:val="none"/>
              </w:rPr>
              <w:t>đã</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E56C2B">
              <w:rPr>
                <w:rFonts w:ascii="Comic Sans MS" w:eastAsia="Times New Roman" w:hAnsi="Comic Sans MS" w:cs="Comic Sans MS"/>
                <w:color w:val="000000"/>
                <w:kern w:val="0"/>
                <w:sz w:val="24"/>
                <w:szCs w:val="24"/>
                <w:bdr w:val="single" w:sz="2" w:space="0" w:color="E5E7EB" w:frame="1"/>
                <w:lang w:eastAsia="vi-VN"/>
                <w14:ligatures w14:val="none"/>
              </w:rPr>
              <w:t>ù</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nhau:</w:t>
            </w:r>
          </w:p>
          <w:p w14:paraId="567C79CF" w14:textId="77777777" w:rsidR="00E56C2B" w:rsidRPr="00E56C2B" w:rsidRDefault="00E56C2B" w:rsidP="00E56C2B">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lang w:eastAsia="vi-VN"/>
                <w14:ligatures w14:val="none"/>
              </w:rPr>
              <w:t>constructed a road</w:t>
            </w:r>
          </w:p>
          <w:p w14:paraId="0059E5A7" w14:textId="77777777" w:rsidR="00E56C2B" w:rsidRPr="00E56C2B" w:rsidRDefault="00E56C2B" w:rsidP="00E56C2B">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lang w:eastAsia="vi-VN"/>
                <w14:ligatures w14:val="none"/>
              </w:rPr>
              <w:lastRenderedPageBreak/>
              <w:t>each given some money for the project</w:t>
            </w:r>
          </w:p>
          <w:p w14:paraId="13CBE54D" w14:textId="77777777" w:rsidR="00E56C2B" w:rsidRPr="00E56C2B" w:rsidRDefault="00E56C2B" w:rsidP="00E56C2B">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lang w:eastAsia="vi-VN"/>
                <w14:ligatures w14:val="none"/>
              </w:rPr>
              <w:t>made concrete and collected stones for the structures</w:t>
            </w:r>
          </w:p>
          <w:p w14:paraId="10288635" w14:textId="77777777" w:rsidR="00E56C2B" w:rsidRPr="00E56C2B" w:rsidRDefault="00E56C2B" w:rsidP="00E56C2B">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lang w:eastAsia="vi-VN"/>
                <w14:ligatures w14:val="none"/>
              </w:rPr>
              <w:t>digging trenches to lay pipes</w:t>
            </w:r>
          </w:p>
          <w:p w14:paraId="7DB148D1" w14:textId="77777777" w:rsidR="00E56C2B" w:rsidRPr="00E56C2B" w:rsidRDefault="00E56C2B" w:rsidP="00E56C2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E56C2B">
              <w:rPr>
                <w:rFonts w:ascii="Comic Sans MS" w:eastAsia="Times New Roman" w:hAnsi="Comic Sans MS" w:cs="Times New Roman"/>
                <w:color w:val="000000"/>
                <w:kern w:val="0"/>
                <w:sz w:val="24"/>
                <w:szCs w:val="24"/>
                <w:bdr w:val="single" w:sz="2" w:space="0" w:color="E5E7EB" w:frame="1"/>
                <w:lang w:eastAsia="vi-VN"/>
                <w14:ligatures w14:val="none"/>
              </w:rPr>
              <w:t>Nh</w:t>
            </w:r>
            <w:r w:rsidRPr="00E56C2B">
              <w:rPr>
                <w:rFonts w:ascii="Cambria" w:eastAsia="Times New Roman" w:hAnsi="Cambria" w:cs="Cambria"/>
                <w:color w:val="000000"/>
                <w:kern w:val="0"/>
                <w:sz w:val="24"/>
                <w:szCs w:val="24"/>
                <w:bdr w:val="single" w:sz="2" w:space="0" w:color="E5E7EB" w:frame="1"/>
                <w:lang w:eastAsia="vi-VN"/>
                <w14:ligatures w14:val="none"/>
              </w:rPr>
              <w:t>ữ</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vi</w:t>
            </w:r>
            <w:r w:rsidRPr="00E56C2B">
              <w:rPr>
                <w:rFonts w:ascii="Cambria" w:eastAsia="Times New Roman" w:hAnsi="Cambria" w:cs="Cambria"/>
                <w:color w:val="000000"/>
                <w:kern w:val="0"/>
                <w:sz w:val="24"/>
                <w:szCs w:val="24"/>
                <w:bdr w:val="single" w:sz="2" w:space="0" w:color="E5E7EB" w:frame="1"/>
                <w:lang w:eastAsia="vi-VN"/>
                <w14:ligatures w14:val="none"/>
              </w:rPr>
              <w:t>ệ</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E56C2B">
              <w:rPr>
                <w:rFonts w:ascii="Comic Sans MS" w:eastAsia="Times New Roman" w:hAnsi="Comic Sans MS" w:cs="Comic Sans MS"/>
                <w:color w:val="000000"/>
                <w:kern w:val="0"/>
                <w:sz w:val="24"/>
                <w:szCs w:val="24"/>
                <w:bdr w:val="single" w:sz="2" w:space="0" w:color="E5E7EB" w:frame="1"/>
                <w:lang w:eastAsia="vi-VN"/>
                <w14:ligatures w14:val="none"/>
              </w:rPr>
              <w:t>đó</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E56C2B">
              <w:rPr>
                <w:rFonts w:ascii="Cambria" w:eastAsia="Times New Roman" w:hAnsi="Cambria" w:cs="Cambria"/>
                <w:color w:val="000000"/>
                <w:kern w:val="0"/>
                <w:sz w:val="24"/>
                <w:szCs w:val="24"/>
                <w:bdr w:val="single" w:sz="2" w:space="0" w:color="E5E7EB" w:frame="1"/>
                <w:lang w:eastAsia="vi-VN"/>
                <w14:ligatures w14:val="none"/>
              </w:rPr>
              <w:t>ở</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ra t</w:t>
            </w:r>
            <w:r w:rsidRPr="00E56C2B">
              <w:rPr>
                <w:rFonts w:ascii="Cambria" w:eastAsia="Times New Roman" w:hAnsi="Cambria" w:cs="Cambria"/>
                <w:color w:val="000000"/>
                <w:kern w:val="0"/>
                <w:sz w:val="24"/>
                <w:szCs w:val="24"/>
                <w:bdr w:val="single" w:sz="2" w:space="0" w:color="E5E7EB" w:frame="1"/>
                <w:lang w:eastAsia="vi-VN"/>
                <w14:ligatures w14:val="none"/>
              </w:rPr>
              <w:t>ươ</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lai m</w:t>
            </w:r>
            <w:r w:rsidRPr="00E56C2B">
              <w:rPr>
                <w:rFonts w:ascii="Cambria" w:eastAsia="Times New Roman" w:hAnsi="Cambria" w:cs="Cambria"/>
                <w:color w:val="000000"/>
                <w:kern w:val="0"/>
                <w:sz w:val="24"/>
                <w:szCs w:val="24"/>
                <w:bdr w:val="single" w:sz="2" w:space="0" w:color="E5E7EB" w:frame="1"/>
                <w:lang w:eastAsia="vi-VN"/>
                <w14:ligatures w14:val="none"/>
              </w:rPr>
              <w:t>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n</w:t>
            </w:r>
            <w:r w:rsidRPr="00E56C2B">
              <w:rPr>
                <w:rFonts w:ascii="Cambria" w:eastAsia="Times New Roman" w:hAnsi="Cambria" w:cs="Cambria"/>
                <w:color w:val="000000"/>
                <w:kern w:val="0"/>
                <w:sz w:val="24"/>
                <w:szCs w:val="24"/>
                <w:bdr w:val="single" w:sz="2" w:space="0" w:color="E5E7EB" w:frame="1"/>
                <w:lang w:eastAsia="vi-VN"/>
                <w14:ligatures w14:val="none"/>
              </w:rPr>
              <w:t>ế</w:t>
            </w:r>
            <w:r w:rsidRPr="00E56C2B">
              <w:rPr>
                <w:rFonts w:ascii="Comic Sans MS" w:eastAsia="Times New Roman" w:hAnsi="Comic Sans MS" w:cs="Times New Roman"/>
                <w:color w:val="000000"/>
                <w:kern w:val="0"/>
                <w:sz w:val="24"/>
                <w:szCs w:val="24"/>
                <w:bdr w:val="single" w:sz="2" w:space="0" w:color="E5E7EB" w:frame="1"/>
                <w:lang w:eastAsia="vi-VN"/>
                <w14:ligatures w14:val="none"/>
              </w:rPr>
              <w:t>u th</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nh c</w:t>
            </w:r>
            <w:r w:rsidRPr="00E56C2B">
              <w:rPr>
                <w:rFonts w:ascii="Comic Sans MS" w:eastAsia="Times New Roman" w:hAnsi="Comic Sans MS" w:cs="Comic Sans MS"/>
                <w:color w:val="000000"/>
                <w:kern w:val="0"/>
                <w:sz w:val="24"/>
                <w:szCs w:val="24"/>
                <w:bdr w:val="single" w:sz="2" w:space="0" w:color="E5E7EB" w:frame="1"/>
                <w:lang w:eastAsia="vi-VN"/>
                <w14:ligatures w14:val="none"/>
              </w:rPr>
              <w:t>ô</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khi ng</w:t>
            </w:r>
            <w:r w:rsidRPr="00E56C2B">
              <w:rPr>
                <w:rFonts w:ascii="Cambria" w:eastAsia="Times New Roman" w:hAnsi="Cambria" w:cs="Cambria"/>
                <w:color w:val="000000"/>
                <w:kern w:val="0"/>
                <w:sz w:val="24"/>
                <w:szCs w:val="24"/>
                <w:bdr w:val="single" w:sz="2" w:space="0" w:color="E5E7EB" w:frame="1"/>
                <w:lang w:eastAsia="vi-VN"/>
                <w14:ligatures w14:val="none"/>
              </w:rPr>
              <w:t>ườ</w:t>
            </w:r>
            <w:r w:rsidRPr="00E56C2B">
              <w:rPr>
                <w:rFonts w:ascii="Comic Sans MS" w:eastAsia="Times New Roman" w:hAnsi="Comic Sans MS" w:cs="Times New Roman"/>
                <w:color w:val="000000"/>
                <w:kern w:val="0"/>
                <w:sz w:val="24"/>
                <w:szCs w:val="24"/>
                <w:bdr w:val="single" w:sz="2" w:space="0" w:color="E5E7EB" w:frame="1"/>
                <w:lang w:eastAsia="vi-VN"/>
                <w14:ligatures w14:val="none"/>
              </w:rPr>
              <w:t>i d</w:t>
            </w:r>
            <w:r w:rsidRPr="00E56C2B">
              <w:rPr>
                <w:rFonts w:ascii="Comic Sans MS" w:eastAsia="Times New Roman" w:hAnsi="Comic Sans MS" w:cs="Comic Sans MS"/>
                <w:color w:val="000000"/>
                <w:kern w:val="0"/>
                <w:sz w:val="24"/>
                <w:szCs w:val="24"/>
                <w:bdr w:val="single" w:sz="2" w:space="0" w:color="E5E7EB" w:frame="1"/>
                <w:lang w:eastAsia="vi-VN"/>
                <w14:ligatures w14:val="none"/>
              </w:rPr>
              <w:t>â</w:t>
            </w:r>
            <w:r w:rsidRPr="00E56C2B">
              <w:rPr>
                <w:rFonts w:ascii="Comic Sans MS" w:eastAsia="Times New Roman" w:hAnsi="Comic Sans MS" w:cs="Times New Roman"/>
                <w:color w:val="000000"/>
                <w:kern w:val="0"/>
                <w:sz w:val="24"/>
                <w:szCs w:val="24"/>
                <w:bdr w:val="single" w:sz="2" w:space="0" w:color="E5E7EB" w:frame="1"/>
                <w:lang w:eastAsia="vi-VN"/>
                <w14:ligatures w14:val="none"/>
              </w:rPr>
              <w:t>n l</w:t>
            </w:r>
            <w:r w:rsidRPr="00E56C2B">
              <w:rPr>
                <w:rFonts w:ascii="Comic Sans MS" w:eastAsia="Times New Roman" w:hAnsi="Comic Sans MS" w:cs="Comic Sans MS"/>
                <w:color w:val="000000"/>
                <w:kern w:val="0"/>
                <w:sz w:val="24"/>
                <w:szCs w:val="24"/>
                <w:bdr w:val="single" w:sz="2" w:space="0" w:color="E5E7EB" w:frame="1"/>
                <w:lang w:eastAsia="vi-VN"/>
                <w14:ligatures w14:val="none"/>
              </w:rPr>
              <w:t>à</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c</w:t>
            </w:r>
            <w:r w:rsidRPr="00E56C2B">
              <w:rPr>
                <w:rFonts w:ascii="Comic Sans MS" w:eastAsia="Times New Roman" w:hAnsi="Comic Sans MS" w:cs="Comic Sans MS"/>
                <w:color w:val="000000"/>
                <w:kern w:val="0"/>
                <w:sz w:val="24"/>
                <w:szCs w:val="24"/>
                <w:bdr w:val="single" w:sz="2" w:space="0" w:color="E5E7EB" w:frame="1"/>
                <w:lang w:eastAsia="vi-VN"/>
                <w14:ligatures w14:val="none"/>
              </w:rPr>
              <w:t>ó</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E56C2B">
              <w:rPr>
                <w:rFonts w:ascii="Cambria" w:eastAsia="Times New Roman" w:hAnsi="Cambria" w:cs="Cambria"/>
                <w:color w:val="000000"/>
                <w:kern w:val="0"/>
                <w:sz w:val="24"/>
                <w:szCs w:val="24"/>
                <w:bdr w:val="single" w:sz="2" w:space="0" w:color="E5E7EB" w:frame="1"/>
                <w:lang w:eastAsia="vi-VN"/>
                <w14:ligatures w14:val="none"/>
              </w:rPr>
              <w:t>ể</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s</w:t>
            </w:r>
            <w:r w:rsidRPr="00E56C2B">
              <w:rPr>
                <w:rFonts w:ascii="Cambria" w:eastAsia="Times New Roman" w:hAnsi="Cambria" w:cs="Cambria"/>
                <w:color w:val="000000"/>
                <w:kern w:val="0"/>
                <w:sz w:val="24"/>
                <w:szCs w:val="24"/>
                <w:bdr w:val="single" w:sz="2" w:space="0" w:color="E5E7EB" w:frame="1"/>
                <w:lang w:eastAsia="vi-VN"/>
                <w14:ligatures w14:val="none"/>
              </w:rPr>
              <w:t>ử</w:t>
            </w:r>
            <w:r w:rsidRPr="00E56C2B">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E56C2B">
              <w:rPr>
                <w:rFonts w:ascii="Cambria" w:eastAsia="Times New Roman" w:hAnsi="Cambria" w:cs="Cambria"/>
                <w:color w:val="000000"/>
                <w:kern w:val="0"/>
                <w:sz w:val="24"/>
                <w:szCs w:val="24"/>
                <w:bdr w:val="single" w:sz="2" w:space="0" w:color="E5E7EB" w:frame="1"/>
                <w:lang w:eastAsia="vi-VN"/>
                <w14:ligatures w14:val="none"/>
              </w:rPr>
              <w:t>ụ</w:t>
            </w:r>
            <w:r w:rsidRPr="00E56C2B">
              <w:rPr>
                <w:rFonts w:ascii="Comic Sans MS" w:eastAsia="Times New Roman" w:hAnsi="Comic Sans MS" w:cs="Times New Roman"/>
                <w:color w:val="000000"/>
                <w:kern w:val="0"/>
                <w:sz w:val="24"/>
                <w:szCs w:val="24"/>
                <w:bdr w:val="single" w:sz="2" w:space="0" w:color="E5E7EB" w:frame="1"/>
                <w:lang w:eastAsia="vi-VN"/>
                <w14:ligatures w14:val="none"/>
              </w:rPr>
              <w:t>ng n</w:t>
            </w:r>
            <w:r w:rsidRPr="00E56C2B">
              <w:rPr>
                <w:rFonts w:ascii="Cambria" w:eastAsia="Times New Roman" w:hAnsi="Cambria" w:cs="Cambria"/>
                <w:color w:val="000000"/>
                <w:kern w:val="0"/>
                <w:sz w:val="24"/>
                <w:szCs w:val="24"/>
                <w:bdr w:val="single" w:sz="2" w:space="0" w:color="E5E7EB" w:frame="1"/>
                <w:lang w:eastAsia="vi-VN"/>
                <w14:ligatures w14:val="none"/>
              </w:rPr>
              <w:t>ướ</w:t>
            </w:r>
            <w:r w:rsidRPr="00E56C2B">
              <w:rPr>
                <w:rFonts w:ascii="Comic Sans MS" w:eastAsia="Times New Roman" w:hAnsi="Comic Sans MS" w:cs="Times New Roman"/>
                <w:color w:val="000000"/>
                <w:kern w:val="0"/>
                <w:sz w:val="24"/>
                <w:szCs w:val="24"/>
                <w:bdr w:val="single" w:sz="2" w:space="0" w:color="E5E7EB" w:frame="1"/>
                <w:lang w:eastAsia="vi-VN"/>
                <w14:ligatures w14:val="none"/>
              </w:rPr>
              <w:t>c m</w:t>
            </w:r>
            <w:r w:rsidRPr="00E56C2B">
              <w:rPr>
                <w:rFonts w:ascii="Comic Sans MS" w:eastAsia="Times New Roman" w:hAnsi="Comic Sans MS" w:cs="Comic Sans MS"/>
                <w:color w:val="000000"/>
                <w:kern w:val="0"/>
                <w:sz w:val="24"/>
                <w:szCs w:val="24"/>
                <w:bdr w:val="single" w:sz="2" w:space="0" w:color="E5E7EB" w:frame="1"/>
                <w:lang w:eastAsia="vi-VN"/>
                <w14:ligatures w14:val="none"/>
              </w:rPr>
              <w:t>á</w:t>
            </w:r>
            <w:r w:rsidRPr="00E56C2B">
              <w:rPr>
                <w:rFonts w:ascii="Comic Sans MS" w:eastAsia="Times New Roman" w:hAnsi="Comic Sans MS" w:cs="Times New Roman"/>
                <w:color w:val="000000"/>
                <w:kern w:val="0"/>
                <w:sz w:val="24"/>
                <w:szCs w:val="24"/>
                <w:bdr w:val="single" w:sz="2" w:space="0" w:color="E5E7EB" w:frame="1"/>
                <w:lang w:eastAsia="vi-VN"/>
                <w14:ligatures w14:val="none"/>
              </w:rPr>
              <w:t>y</w:t>
            </w:r>
          </w:p>
        </w:tc>
      </w:tr>
    </w:tbl>
    <w:p w14:paraId="6797C1F6" w14:textId="77777777" w:rsidR="00713EF5" w:rsidRDefault="00713EF5"/>
    <w:sectPr w:rsidR="00713E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E25480"/>
    <w:multiLevelType w:val="multilevel"/>
    <w:tmpl w:val="0918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400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C2B"/>
    <w:rsid w:val="00375AE7"/>
    <w:rsid w:val="00713EF5"/>
    <w:rsid w:val="00E56C2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0A2A9"/>
  <w15:chartTrackingRefBased/>
  <w15:docId w15:val="{49739CAB-67A8-424E-A343-67114BAD7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4">
    <w:name w:val="heading 4"/>
    <w:basedOn w:val="Binhthng"/>
    <w:link w:val="u4Char"/>
    <w:uiPriority w:val="9"/>
    <w:qFormat/>
    <w:rsid w:val="00E56C2B"/>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E56C2B"/>
    <w:rPr>
      <w:rFonts w:eastAsia="Times New Roman" w:cs="Times New Roman"/>
      <w:b/>
      <w:bCs/>
      <w:kern w:val="0"/>
      <w:sz w:val="24"/>
      <w:szCs w:val="24"/>
      <w:lang w:eastAsia="vi-VN"/>
      <w14:ligatures w14:val="none"/>
    </w:rPr>
  </w:style>
  <w:style w:type="character" w:customStyle="1" w:styleId="text-left1">
    <w:name w:val="text-left1"/>
    <w:basedOn w:val="Phngmcinhcuaoanvn"/>
    <w:rsid w:val="00E56C2B"/>
  </w:style>
  <w:style w:type="paragraph" w:styleId="ThngthngWeb">
    <w:name w:val="Normal (Web)"/>
    <w:basedOn w:val="Binhthng"/>
    <w:uiPriority w:val="99"/>
    <w:semiHidden/>
    <w:unhideWhenUsed/>
    <w:rsid w:val="00E56C2B"/>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styleId="Manh">
    <w:name w:val="Strong"/>
    <w:basedOn w:val="Phngmcinhcuaoanvn"/>
    <w:uiPriority w:val="22"/>
    <w:qFormat/>
    <w:rsid w:val="00E56C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41426">
      <w:bodyDiv w:val="1"/>
      <w:marLeft w:val="0"/>
      <w:marRight w:val="0"/>
      <w:marTop w:val="0"/>
      <w:marBottom w:val="0"/>
      <w:divBdr>
        <w:top w:val="none" w:sz="0" w:space="0" w:color="auto"/>
        <w:left w:val="none" w:sz="0" w:space="0" w:color="auto"/>
        <w:bottom w:val="none" w:sz="0" w:space="0" w:color="auto"/>
        <w:right w:val="none" w:sz="0" w:space="0" w:color="auto"/>
      </w:divBdr>
      <w:divsChild>
        <w:div w:id="1572353094">
          <w:marLeft w:val="0"/>
          <w:marRight w:val="0"/>
          <w:marTop w:val="0"/>
          <w:marBottom w:val="0"/>
          <w:divBdr>
            <w:top w:val="single" w:sz="2" w:space="0" w:color="E5E7EB"/>
            <w:left w:val="single" w:sz="2" w:space="0" w:color="E5E7EB"/>
            <w:bottom w:val="single" w:sz="2" w:space="0" w:color="E5E7EB"/>
            <w:right w:val="single" w:sz="2" w:space="0" w:color="E5E7EB"/>
          </w:divBdr>
          <w:divsChild>
            <w:div w:id="1837256732">
              <w:marLeft w:val="0"/>
              <w:marRight w:val="0"/>
              <w:marTop w:val="0"/>
              <w:marBottom w:val="0"/>
              <w:divBdr>
                <w:top w:val="single" w:sz="2" w:space="0" w:color="E5E7EB"/>
                <w:left w:val="single" w:sz="2" w:space="0" w:color="E5E7EB"/>
                <w:bottom w:val="single" w:sz="2" w:space="0" w:color="E5E7EB"/>
                <w:right w:val="single" w:sz="2" w:space="0" w:color="E5E7EB"/>
              </w:divBdr>
              <w:divsChild>
                <w:div w:id="939685275">
                  <w:marLeft w:val="0"/>
                  <w:marRight w:val="0"/>
                  <w:marTop w:val="0"/>
                  <w:marBottom w:val="0"/>
                  <w:divBdr>
                    <w:top w:val="single" w:sz="2" w:space="0" w:color="E5E7EB"/>
                    <w:left w:val="single" w:sz="2" w:space="0" w:color="E5E7EB"/>
                    <w:bottom w:val="single" w:sz="2" w:space="0" w:color="E5E7EB"/>
                    <w:right w:val="single" w:sz="2" w:space="0" w:color="E5E7EB"/>
                  </w:divBdr>
                  <w:divsChild>
                    <w:div w:id="1181504002">
                      <w:marLeft w:val="0"/>
                      <w:marRight w:val="0"/>
                      <w:marTop w:val="0"/>
                      <w:marBottom w:val="0"/>
                      <w:divBdr>
                        <w:top w:val="single" w:sz="2" w:space="0" w:color="E5E7EB"/>
                        <w:left w:val="single" w:sz="2" w:space="0" w:color="E5E7EB"/>
                        <w:bottom w:val="single" w:sz="2" w:space="0" w:color="E5E7EB"/>
                        <w:right w:val="single" w:sz="2" w:space="0" w:color="E5E7EB"/>
                      </w:divBdr>
                      <w:divsChild>
                        <w:div w:id="1124499111">
                          <w:marLeft w:val="0"/>
                          <w:marRight w:val="0"/>
                          <w:marTop w:val="0"/>
                          <w:marBottom w:val="0"/>
                          <w:divBdr>
                            <w:top w:val="single" w:sz="2" w:space="0" w:color="E5E7EB"/>
                            <w:left w:val="single" w:sz="2" w:space="0" w:color="E5E7EB"/>
                            <w:bottom w:val="single" w:sz="2" w:space="0" w:color="E5E7EB"/>
                            <w:right w:val="single" w:sz="2" w:space="0" w:color="E5E7EB"/>
                          </w:divBdr>
                        </w:div>
                        <w:div w:id="2090538848">
                          <w:marLeft w:val="0"/>
                          <w:marRight w:val="0"/>
                          <w:marTop w:val="0"/>
                          <w:marBottom w:val="0"/>
                          <w:divBdr>
                            <w:top w:val="single" w:sz="2" w:space="0" w:color="E5E7EB"/>
                            <w:left w:val="single" w:sz="2" w:space="0" w:color="E5E7EB"/>
                            <w:bottom w:val="single" w:sz="2" w:space="0" w:color="E5E7EB"/>
                            <w:right w:val="single" w:sz="2" w:space="0" w:color="E5E7EB"/>
                          </w:divBdr>
                        </w:div>
                        <w:div w:id="1515067825">
                          <w:marLeft w:val="0"/>
                          <w:marRight w:val="0"/>
                          <w:marTop w:val="0"/>
                          <w:marBottom w:val="0"/>
                          <w:divBdr>
                            <w:top w:val="single" w:sz="2" w:space="0" w:color="E5E7EB"/>
                            <w:left w:val="single" w:sz="2" w:space="0" w:color="E5E7EB"/>
                            <w:bottom w:val="single" w:sz="2" w:space="0" w:color="E5E7EB"/>
                            <w:right w:val="single" w:sz="2" w:space="0" w:color="E5E7EB"/>
                          </w:divBdr>
                        </w:div>
                        <w:div w:id="791555961">
                          <w:marLeft w:val="0"/>
                          <w:marRight w:val="0"/>
                          <w:marTop w:val="0"/>
                          <w:marBottom w:val="0"/>
                          <w:divBdr>
                            <w:top w:val="single" w:sz="2" w:space="0" w:color="E5E7EB"/>
                            <w:left w:val="single" w:sz="2" w:space="0" w:color="E5E7EB"/>
                            <w:bottom w:val="single" w:sz="2" w:space="0" w:color="E5E7EB"/>
                            <w:right w:val="single" w:sz="2" w:space="0" w:color="E5E7EB"/>
                          </w:divBdr>
                        </w:div>
                        <w:div w:id="1180466409">
                          <w:marLeft w:val="0"/>
                          <w:marRight w:val="0"/>
                          <w:marTop w:val="0"/>
                          <w:marBottom w:val="0"/>
                          <w:divBdr>
                            <w:top w:val="single" w:sz="2" w:space="0" w:color="E5E7EB"/>
                            <w:left w:val="single" w:sz="2" w:space="0" w:color="E5E7EB"/>
                            <w:bottom w:val="single" w:sz="2" w:space="0" w:color="E5E7EB"/>
                            <w:right w:val="single" w:sz="2" w:space="0" w:color="E5E7EB"/>
                          </w:divBdr>
                        </w:div>
                        <w:div w:id="401105026">
                          <w:marLeft w:val="0"/>
                          <w:marRight w:val="0"/>
                          <w:marTop w:val="0"/>
                          <w:marBottom w:val="0"/>
                          <w:divBdr>
                            <w:top w:val="single" w:sz="2" w:space="0" w:color="E5E7EB"/>
                            <w:left w:val="single" w:sz="2" w:space="0" w:color="E5E7EB"/>
                            <w:bottom w:val="single" w:sz="2" w:space="0" w:color="E5E7EB"/>
                            <w:right w:val="single" w:sz="2" w:space="0" w:color="E5E7EB"/>
                          </w:divBdr>
                        </w:div>
                        <w:div w:id="199174913">
                          <w:marLeft w:val="0"/>
                          <w:marRight w:val="0"/>
                          <w:marTop w:val="0"/>
                          <w:marBottom w:val="0"/>
                          <w:divBdr>
                            <w:top w:val="single" w:sz="2" w:space="0" w:color="E5E7EB"/>
                            <w:left w:val="single" w:sz="2" w:space="0" w:color="E5E7EB"/>
                            <w:bottom w:val="single" w:sz="2" w:space="0" w:color="E5E7EB"/>
                            <w:right w:val="single" w:sz="2" w:space="0" w:color="E5E7EB"/>
                          </w:divBdr>
                        </w:div>
                        <w:div w:id="1442988571">
                          <w:marLeft w:val="0"/>
                          <w:marRight w:val="0"/>
                          <w:marTop w:val="0"/>
                          <w:marBottom w:val="0"/>
                          <w:divBdr>
                            <w:top w:val="single" w:sz="2" w:space="0" w:color="E5E7EB"/>
                            <w:left w:val="single" w:sz="2" w:space="0" w:color="E5E7EB"/>
                            <w:bottom w:val="single" w:sz="2" w:space="0" w:color="E5E7EB"/>
                            <w:right w:val="single" w:sz="2" w:space="0" w:color="E5E7EB"/>
                          </w:divBdr>
                        </w:div>
                        <w:div w:id="13580674">
                          <w:marLeft w:val="0"/>
                          <w:marRight w:val="0"/>
                          <w:marTop w:val="0"/>
                          <w:marBottom w:val="0"/>
                          <w:divBdr>
                            <w:top w:val="single" w:sz="2" w:space="0" w:color="E5E7EB"/>
                            <w:left w:val="single" w:sz="2" w:space="0" w:color="E5E7EB"/>
                            <w:bottom w:val="single" w:sz="2" w:space="0" w:color="E5E7EB"/>
                            <w:right w:val="single" w:sz="2" w:space="0" w:color="E5E7EB"/>
                          </w:divBdr>
                          <w:divsChild>
                            <w:div w:id="18396119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1546</Words>
  <Characters>8818</Characters>
  <Application>Microsoft Office Word</Application>
  <DocSecurity>0</DocSecurity>
  <Lines>73</Lines>
  <Paragraphs>20</Paragraphs>
  <ScaleCrop>false</ScaleCrop>
  <Company/>
  <LinksUpToDate>false</LinksUpToDate>
  <CharactersWithSpaces>10344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cp:revision>
  <dcterms:created xsi:type="dcterms:W3CDTF">2023-08-31T02:06:00Z</dcterms:created>
  <dcterms:modified xsi:type="dcterms:W3CDTF">2023-08-31T02:06:00Z</dcterms:modified>
</cp:coreProperties>
</file>