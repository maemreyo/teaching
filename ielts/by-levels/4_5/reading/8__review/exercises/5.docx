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A1910" w:rsidRPr="00BA1910" w:rsidRDefault="00BA1910" w:rsidP="00BA1910">
      <w:pPr>
        <w:pBdr>
          <w:top w:val="dashed" w:sz="2" w:space="0" w:color="auto"/>
          <w:left w:val="dashed" w:sz="2" w:space="0" w:color="auto"/>
          <w:bottom w:val="dashed" w:sz="6" w:space="0" w:color="auto"/>
          <w:right w:val="dashed" w:sz="2" w:space="0" w:color="auto"/>
        </w:pBdr>
        <w:spacing w:after="0" w:line="240" w:lineRule="auto"/>
        <w:jc w:val="center"/>
        <w:outlineLvl w:val="3"/>
        <w:rPr>
          <w:rFonts w:ascii="Arial" w:eastAsia="Times New Roman" w:hAnsi="Arial" w:cs="Arial"/>
          <w:b/>
          <w:bCs/>
          <w:kern w:val="0"/>
          <w:sz w:val="24"/>
          <w:szCs w:val="24"/>
          <w:lang w:eastAsia="vi-VN"/>
          <w14:ligatures w14:val="none"/>
        </w:rPr>
      </w:pPr>
      <w:r w:rsidRPr="00BA1910">
        <w:rPr>
          <w:rFonts w:ascii="Arial" w:eastAsia="Times New Roman" w:hAnsi="Arial" w:cs="Arial"/>
          <w:b/>
          <w:bCs/>
          <w:kern w:val="0"/>
          <w:sz w:val="24"/>
          <w:szCs w:val="24"/>
          <w:lang w:eastAsia="vi-VN"/>
          <w14:ligatures w14:val="none"/>
        </w:rPr>
        <w:t>Đáp án</w:t>
      </w:r>
    </w:p>
    <w:p w:rsidR="00BA1910" w:rsidRPr="00BA1910" w:rsidRDefault="00BA1910" w:rsidP="00BA191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outlineLvl w:val="3"/>
        <w:rPr>
          <w:rFonts w:ascii="Arial" w:eastAsia="Times New Roman" w:hAnsi="Arial" w:cs="Arial"/>
          <w:b/>
          <w:bCs/>
          <w:color w:val="000000"/>
          <w:kern w:val="0"/>
          <w:sz w:val="24"/>
          <w:szCs w:val="24"/>
          <w:lang w:eastAsia="vi-VN"/>
          <w14:ligatures w14:val="none"/>
        </w:rPr>
      </w:pPr>
      <w:r w:rsidRPr="00BA1910">
        <w:rPr>
          <w:rFonts w:ascii="Arial" w:eastAsia="Times New Roman" w:hAnsi="Arial" w:cs="Arial"/>
          <w:b/>
          <w:bCs/>
          <w:color w:val="000000"/>
          <w:kern w:val="0"/>
          <w:sz w:val="24"/>
          <w:szCs w:val="24"/>
          <w:lang w:eastAsia="vi-VN"/>
          <w14:ligatures w14:val="none"/>
        </w:rPr>
        <w:t>Bài tập thực hành 5</w:t>
      </w:r>
    </w:p>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color w:val="000000"/>
          <w:kern w:val="0"/>
          <w:sz w:val="24"/>
          <w:szCs w:val="24"/>
          <w:lang w:eastAsia="vi-VN"/>
          <w14:ligatures w14:val="none"/>
        </w:rPr>
      </w:pPr>
      <w:r w:rsidRPr="00BA1910">
        <w:rPr>
          <w:rFonts w:ascii="Arial" w:eastAsia="Times New Roman" w:hAnsi="Arial" w:cs="Arial"/>
          <w:b/>
          <w:bCs/>
          <w:color w:val="000000"/>
          <w:kern w:val="0"/>
          <w:sz w:val="24"/>
          <w:szCs w:val="24"/>
          <w:lang w:eastAsia="vi-VN"/>
          <w14:ligatures w14:val="none"/>
        </w:rPr>
        <w:t>Do these statements agree with the information given in the text?</w:t>
      </w:r>
    </w:p>
    <w:p w:rsidR="00BA1910" w:rsidRPr="00BA1910" w:rsidRDefault="00BA1910" w:rsidP="00BA1910">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4"/>
          <w:szCs w:val="24"/>
          <w:lang w:eastAsia="vi-VN"/>
          <w14:ligatures w14:val="none"/>
        </w:rPr>
      </w:pPr>
      <w:r w:rsidRPr="00BA1910">
        <w:rPr>
          <w:rFonts w:ascii="Arial" w:eastAsia="Times New Roman" w:hAnsi="Arial" w:cs="Arial"/>
          <w:b/>
          <w:bCs/>
          <w:color w:val="000000"/>
          <w:kern w:val="0"/>
          <w:sz w:val="24"/>
          <w:szCs w:val="24"/>
          <w:bdr w:val="single" w:sz="2" w:space="0" w:color="E5E7EB" w:frame="1"/>
          <w:lang w:eastAsia="vi-VN"/>
          <w14:ligatures w14:val="none"/>
        </w:rPr>
        <w:t>TRUE</w:t>
      </w:r>
      <w:r w:rsidRPr="00BA1910">
        <w:rPr>
          <w:rFonts w:ascii="Arial" w:eastAsia="Times New Roman" w:hAnsi="Arial" w:cs="Arial"/>
          <w:color w:val="000000"/>
          <w:kern w:val="0"/>
          <w:sz w:val="24"/>
          <w:szCs w:val="24"/>
          <w:bdr w:val="single" w:sz="2" w:space="0" w:color="E5E7EB" w:frame="1"/>
          <w:lang w:eastAsia="vi-VN"/>
          <w14:ligatures w14:val="none"/>
        </w:rPr>
        <w:t xml:space="preserve"> if the statement agrees with the information</w:t>
      </w:r>
    </w:p>
    <w:p w:rsidR="00BA1910" w:rsidRPr="00BA1910" w:rsidRDefault="00BA1910" w:rsidP="00BA1910">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4"/>
          <w:szCs w:val="24"/>
          <w:lang w:eastAsia="vi-VN"/>
          <w14:ligatures w14:val="none"/>
        </w:rPr>
      </w:pPr>
      <w:r w:rsidRPr="00BA1910">
        <w:rPr>
          <w:rFonts w:ascii="Arial" w:eastAsia="Times New Roman" w:hAnsi="Arial" w:cs="Arial"/>
          <w:b/>
          <w:bCs/>
          <w:color w:val="000000"/>
          <w:kern w:val="0"/>
          <w:sz w:val="24"/>
          <w:szCs w:val="24"/>
          <w:bdr w:val="single" w:sz="2" w:space="0" w:color="E5E7EB" w:frame="1"/>
          <w:lang w:eastAsia="vi-VN"/>
          <w14:ligatures w14:val="none"/>
        </w:rPr>
        <w:t xml:space="preserve">FALSE </w:t>
      </w:r>
      <w:r w:rsidRPr="00BA1910">
        <w:rPr>
          <w:rFonts w:ascii="Arial" w:eastAsia="Times New Roman" w:hAnsi="Arial" w:cs="Arial"/>
          <w:color w:val="000000"/>
          <w:kern w:val="0"/>
          <w:sz w:val="24"/>
          <w:szCs w:val="24"/>
          <w:bdr w:val="single" w:sz="2" w:space="0" w:color="E5E7EB" w:frame="1"/>
          <w:lang w:eastAsia="vi-VN"/>
          <w14:ligatures w14:val="none"/>
        </w:rPr>
        <w:t>if the statement contradicts the information</w:t>
      </w:r>
    </w:p>
    <w:p w:rsidR="00BA1910" w:rsidRPr="00BA1910" w:rsidRDefault="00BA1910" w:rsidP="00BA1910">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4"/>
          <w:szCs w:val="24"/>
          <w:lang w:eastAsia="vi-VN"/>
          <w14:ligatures w14:val="none"/>
        </w:rPr>
      </w:pPr>
      <w:r w:rsidRPr="00BA1910">
        <w:rPr>
          <w:rFonts w:ascii="Arial" w:eastAsia="Times New Roman" w:hAnsi="Arial" w:cs="Arial"/>
          <w:b/>
          <w:bCs/>
          <w:color w:val="000000"/>
          <w:kern w:val="0"/>
          <w:sz w:val="24"/>
          <w:szCs w:val="24"/>
          <w:bdr w:val="single" w:sz="2" w:space="0" w:color="E5E7EB" w:frame="1"/>
          <w:lang w:eastAsia="vi-VN"/>
          <w14:ligatures w14:val="none"/>
        </w:rPr>
        <w:t>NOT GIVEN</w:t>
      </w:r>
      <w:r w:rsidRPr="00BA1910">
        <w:rPr>
          <w:rFonts w:ascii="Arial" w:eastAsia="Times New Roman" w:hAnsi="Arial" w:cs="Arial"/>
          <w:color w:val="000000"/>
          <w:kern w:val="0"/>
          <w:sz w:val="24"/>
          <w:szCs w:val="24"/>
          <w:bdr w:val="single" w:sz="2" w:space="0" w:color="E5E7EB" w:frame="1"/>
          <w:lang w:eastAsia="vi-VN"/>
          <w14:ligatures w14:val="none"/>
        </w:rPr>
        <w:t xml:space="preserve"> if there is no information on this</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08"/>
        <w:gridCol w:w="4999"/>
        <w:gridCol w:w="2128"/>
        <w:gridCol w:w="1275"/>
      </w:tblGrid>
      <w:tr w:rsidR="00BA1910" w:rsidRPr="00BA1910" w:rsidTr="00BA1910">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rsidR="00BA1910" w:rsidRPr="00BA1910" w:rsidRDefault="00BA1910" w:rsidP="00BA1910">
            <w:pPr>
              <w:spacing w:after="0" w:line="240" w:lineRule="auto"/>
              <w:jc w:val="center"/>
              <w:rPr>
                <w:rFonts w:ascii="Arial" w:eastAsia="Times New Roman" w:hAnsi="Arial" w:cs="Arial"/>
                <w:b/>
                <w:bCs/>
                <w:kern w:val="0"/>
                <w:sz w:val="24"/>
                <w:szCs w:val="24"/>
                <w:lang w:eastAsia="vi-VN"/>
                <w14:ligatures w14:val="none"/>
              </w:rPr>
            </w:pPr>
            <w:r w:rsidRPr="00BA1910">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BA1910" w:rsidRPr="00BA1910" w:rsidRDefault="00BA1910" w:rsidP="00BA1910">
            <w:pPr>
              <w:spacing w:after="0" w:line="240" w:lineRule="auto"/>
              <w:jc w:val="center"/>
              <w:rPr>
                <w:rFonts w:ascii="Arial" w:eastAsia="Times New Roman" w:hAnsi="Arial" w:cs="Arial"/>
                <w:b/>
                <w:bCs/>
                <w:kern w:val="0"/>
                <w:sz w:val="24"/>
                <w:szCs w:val="24"/>
                <w:lang w:eastAsia="vi-VN"/>
                <w14:ligatures w14:val="none"/>
              </w:rPr>
            </w:pPr>
            <w:r w:rsidRPr="00BA1910">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BA1910" w:rsidRPr="00BA1910" w:rsidRDefault="00BA1910" w:rsidP="00BA1910">
            <w:pPr>
              <w:spacing w:after="0" w:line="240" w:lineRule="auto"/>
              <w:jc w:val="center"/>
              <w:rPr>
                <w:rFonts w:ascii="Arial" w:eastAsia="Times New Roman" w:hAnsi="Arial" w:cs="Arial"/>
                <w:b/>
                <w:bCs/>
                <w:kern w:val="0"/>
                <w:sz w:val="24"/>
                <w:szCs w:val="24"/>
                <w:lang w:eastAsia="vi-VN"/>
                <w14:ligatures w14:val="none"/>
              </w:rPr>
            </w:pPr>
            <w:r w:rsidRPr="00BA1910">
              <w:rPr>
                <w:rFonts w:ascii="Arial" w:eastAsia="Times New Roman" w:hAnsi="Arial" w:cs="Arial"/>
                <w:b/>
                <w:bCs/>
                <w:kern w:val="0"/>
                <w:sz w:val="24"/>
                <w:szCs w:val="24"/>
                <w:lang w:eastAsia="vi-VN"/>
                <w14:ligatures w14:val="none"/>
              </w:rPr>
              <w:t>Câu trả lời của bạn</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BA1910" w:rsidRPr="00BA1910" w:rsidRDefault="00BA1910" w:rsidP="00BA1910">
            <w:pPr>
              <w:spacing w:after="0" w:line="240" w:lineRule="auto"/>
              <w:jc w:val="center"/>
              <w:rPr>
                <w:rFonts w:ascii="Arial" w:eastAsia="Times New Roman" w:hAnsi="Arial" w:cs="Arial"/>
                <w:b/>
                <w:bCs/>
                <w:kern w:val="0"/>
                <w:sz w:val="24"/>
                <w:szCs w:val="24"/>
                <w:lang w:eastAsia="vi-VN"/>
                <w14:ligatures w14:val="none"/>
              </w:rPr>
            </w:pPr>
            <w:r w:rsidRPr="00BA1910">
              <w:rPr>
                <w:rFonts w:ascii="Arial" w:eastAsia="Times New Roman" w:hAnsi="Arial" w:cs="Arial"/>
                <w:b/>
                <w:bCs/>
                <w:kern w:val="0"/>
                <w:sz w:val="24"/>
                <w:szCs w:val="24"/>
                <w:lang w:eastAsia="vi-VN"/>
                <w14:ligatures w14:val="none"/>
              </w:rPr>
              <w:t>Đáp án</w:t>
            </w:r>
          </w:p>
        </w:tc>
      </w:tr>
      <w:tr w:rsidR="00BA1910" w:rsidRPr="00BA1910" w:rsidTr="00BA1910">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rsidR="00BA1910" w:rsidRPr="00BA1910" w:rsidRDefault="00BA1910" w:rsidP="00BA1910">
            <w:pPr>
              <w:spacing w:after="0" w:line="240" w:lineRule="auto"/>
              <w:jc w:val="center"/>
              <w:rPr>
                <w:rFonts w:ascii="Arial" w:eastAsia="Times New Roman" w:hAnsi="Arial" w:cs="Arial"/>
                <w:kern w:val="0"/>
                <w:sz w:val="24"/>
                <w:szCs w:val="24"/>
                <w:lang w:eastAsia="vi-VN"/>
                <w14:ligatures w14:val="none"/>
              </w:rPr>
            </w:pPr>
            <w:r w:rsidRPr="00BA1910">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1"/>
                <w:szCs w:val="21"/>
                <w:bdr w:val="single" w:sz="2" w:space="0" w:color="E5E7EB" w:frame="1"/>
                <w:lang w:eastAsia="vi-VN"/>
                <w14:ligatures w14:val="none"/>
              </w:rPr>
            </w:pPr>
            <w:r w:rsidRPr="00BA1910">
              <w:rPr>
                <w:rFonts w:ascii="Arial" w:eastAsia="Times New Roman" w:hAnsi="Arial" w:cs="Arial"/>
                <w:color w:val="000000"/>
                <w:kern w:val="0"/>
                <w:sz w:val="21"/>
                <w:szCs w:val="21"/>
                <w:bdr w:val="single" w:sz="2" w:space="0" w:color="E5E7EB" w:frame="1"/>
                <w:lang w:eastAsia="vi-VN"/>
                <w14:ligatures w14:val="none"/>
              </w:rPr>
              <w:t>Before the 20th century, only the rich participated in the carnival. </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BA1910" w:rsidRPr="00BA1910" w:rsidRDefault="00BA1910" w:rsidP="00BA1910">
            <w:pPr>
              <w:spacing w:after="0" w:line="240" w:lineRule="auto"/>
              <w:jc w:val="center"/>
              <w:rPr>
                <w:rFonts w:ascii="Arial" w:eastAsia="Times New Roman" w:hAnsi="Arial" w:cs="Arial"/>
                <w:kern w:val="0"/>
                <w:sz w:val="24"/>
                <w:szCs w:val="24"/>
                <w:lang w:eastAsia="vi-VN"/>
                <w14:ligatures w14:val="none"/>
              </w:rPr>
            </w:pPr>
            <w:del w:id="0" w:author="Unknown">
              <w:r w:rsidRPr="00BA1910">
                <w:rPr>
                  <w:rFonts w:ascii="Arial" w:eastAsia="Times New Roman" w:hAnsi="Arial" w:cs="Arial"/>
                  <w:b/>
                  <w:bCs/>
                  <w:kern w:val="0"/>
                  <w:sz w:val="21"/>
                  <w:szCs w:val="21"/>
                  <w:bdr w:val="single" w:sz="2" w:space="0" w:color="E5E7EB" w:frame="1"/>
                  <w:lang w:eastAsia="vi-VN"/>
                  <w14:ligatures w14:val="none"/>
                </w:rPr>
                <w:delText>C. Not Given</w:delText>
              </w:r>
            </w:del>
          </w:p>
        </w:tc>
        <w:tc>
          <w:tcPr>
            <w:tcW w:w="0" w:type="auto"/>
            <w:tcBorders>
              <w:top w:val="single" w:sz="6" w:space="0" w:color="CDCDCD"/>
              <w:left w:val="single" w:sz="6" w:space="0" w:color="CDCDCD"/>
              <w:bottom w:val="single" w:sz="6" w:space="0" w:color="CDCDCD"/>
              <w:right w:val="single" w:sz="6" w:space="0" w:color="CDCDCD"/>
            </w:tcBorders>
            <w:vAlign w:val="center"/>
            <w:hideMark/>
          </w:tcPr>
          <w:p w:rsidR="00BA1910" w:rsidRPr="00BA1910" w:rsidRDefault="00BA1910" w:rsidP="00BA1910">
            <w:pPr>
              <w:spacing w:after="0" w:line="240" w:lineRule="auto"/>
              <w:jc w:val="center"/>
              <w:rPr>
                <w:rFonts w:ascii="Arial" w:eastAsia="Times New Roman" w:hAnsi="Arial" w:cs="Arial"/>
                <w:kern w:val="0"/>
                <w:sz w:val="24"/>
                <w:szCs w:val="24"/>
                <w:lang w:eastAsia="vi-VN"/>
                <w14:ligatures w14:val="none"/>
              </w:rPr>
            </w:pPr>
            <w:r w:rsidRPr="00BA1910">
              <w:rPr>
                <w:rFonts w:ascii="Arial" w:eastAsia="Times New Roman" w:hAnsi="Arial" w:cs="Arial"/>
                <w:kern w:val="0"/>
                <w:sz w:val="24"/>
                <w:szCs w:val="24"/>
                <w:lang w:eastAsia="vi-VN"/>
                <w14:ligatures w14:val="none"/>
              </w:rPr>
              <w:t>B. False</w:t>
            </w:r>
          </w:p>
        </w:tc>
      </w:tr>
      <w:tr w:rsidR="00BA1910" w:rsidRPr="00BA1910" w:rsidTr="00BA1910">
        <w:trPr>
          <w:jc w:val="center"/>
        </w:trPr>
        <w:tc>
          <w:tcPr>
            <w:tcW w:w="0" w:type="auto"/>
            <w:gridSpan w:val="4"/>
            <w:tcBorders>
              <w:top w:val="single" w:sz="6" w:space="0" w:color="CDCDCD"/>
              <w:left w:val="single" w:sz="6" w:space="0" w:color="CDCDCD"/>
              <w:bottom w:val="single" w:sz="6" w:space="0" w:color="CDCDCD"/>
              <w:right w:val="single" w:sz="6" w:space="0" w:color="CDCDCD"/>
            </w:tcBorders>
            <w:vAlign w:val="center"/>
            <w:hideMark/>
          </w:tcPr>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97"/>
              <w:gridCol w:w="6063"/>
            </w:tblGrid>
            <w:tr w:rsidR="00BA1910" w:rsidRPr="00BA1910">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BA1910">
                    <w:rPr>
                      <w:rFonts w:ascii="Arial" w:eastAsia="Times New Roman" w:hAnsi="Arial" w:cs="Arial"/>
                      <w:b/>
                      <w:bCs/>
                      <w:color w:val="000000"/>
                      <w:kern w:val="0"/>
                      <w:sz w:val="24"/>
                      <w:szCs w:val="24"/>
                      <w:bdr w:val="single" w:sz="2" w:space="0" w:color="E5E7EB" w:frame="1"/>
                      <w:lang w:eastAsia="vi-VN"/>
                      <w14:ligatures w14:val="none"/>
                    </w:rPr>
                    <w:t>Câu hỏi 1 - False</w:t>
                  </w:r>
                </w:p>
              </w:tc>
            </w:tr>
            <w:tr w:rsidR="00BA1910" w:rsidRPr="00BA1910">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BA1910">
                    <w:rPr>
                      <w:rFonts w:ascii="Arial" w:eastAsia="Times New Roman" w:hAnsi="Arial" w:cs="Arial"/>
                      <w:color w:val="000000"/>
                      <w:kern w:val="0"/>
                      <w:sz w:val="24"/>
                      <w:szCs w:val="24"/>
                      <w:highlight w:val="yellow"/>
                      <w:bdr w:val="single" w:sz="2" w:space="0" w:color="E5E7EB" w:frame="1"/>
                      <w:lang w:eastAsia="vi-VN"/>
                      <w14:ligatures w14:val="none"/>
                    </w:rPr>
                    <w:t>Before the 20th century</w:t>
                  </w:r>
                  <w:r w:rsidRPr="00BA1910">
                    <w:rPr>
                      <w:rFonts w:ascii="Arial" w:eastAsia="Times New Roman" w:hAnsi="Arial" w:cs="Arial"/>
                      <w:color w:val="000000"/>
                      <w:kern w:val="0"/>
                      <w:sz w:val="24"/>
                      <w:szCs w:val="24"/>
                      <w:bdr w:val="single" w:sz="2" w:space="0" w:color="E5E7EB" w:frame="1"/>
                      <w:lang w:eastAsia="vi-VN"/>
                      <w14:ligatures w14:val="none"/>
                    </w:rPr>
                    <w:t>, </w:t>
                  </w:r>
                  <w:r w:rsidRPr="00BA1910">
                    <w:rPr>
                      <w:rFonts w:ascii="Arial" w:eastAsia="Times New Roman" w:hAnsi="Arial" w:cs="Arial"/>
                      <w:b/>
                      <w:bCs/>
                      <w:color w:val="FF0000"/>
                      <w:kern w:val="0"/>
                      <w:sz w:val="24"/>
                      <w:szCs w:val="24"/>
                      <w:bdr w:val="single" w:sz="2" w:space="0" w:color="E5E7EB" w:frame="1"/>
                      <w:lang w:eastAsia="vi-VN"/>
                      <w14:ligatures w14:val="none"/>
                    </w:rPr>
                    <w:t>only the rich</w:t>
                  </w:r>
                  <w:r w:rsidRPr="00BA1910">
                    <w:rPr>
                      <w:rFonts w:ascii="Arial" w:eastAsia="Times New Roman" w:hAnsi="Arial" w:cs="Arial"/>
                      <w:color w:val="000000"/>
                      <w:kern w:val="0"/>
                      <w:sz w:val="24"/>
                      <w:szCs w:val="24"/>
                      <w:bdr w:val="single" w:sz="2" w:space="0" w:color="E5E7EB" w:frame="1"/>
                      <w:lang w:eastAsia="vi-VN"/>
                      <w14:ligatures w14:val="none"/>
                    </w:rPr>
                    <w:t> </w:t>
                  </w:r>
                  <w:r w:rsidRPr="00BA1910">
                    <w:rPr>
                      <w:rFonts w:ascii="Arial" w:eastAsia="Times New Roman" w:hAnsi="Arial" w:cs="Arial"/>
                      <w:color w:val="000000"/>
                      <w:kern w:val="0"/>
                      <w:sz w:val="24"/>
                      <w:szCs w:val="24"/>
                      <w:highlight w:val="green"/>
                      <w:bdr w:val="single" w:sz="2" w:space="0" w:color="E5E7EB" w:frame="1"/>
                      <w:lang w:eastAsia="vi-VN"/>
                      <w14:ligatures w14:val="none"/>
                    </w:rPr>
                    <w:t>participated in the carnival</w:t>
                  </w:r>
                  <w:r w:rsidRPr="00BA1910">
                    <w:rPr>
                      <w:rFonts w:ascii="Arial" w:eastAsia="Times New Roman" w:hAnsi="Arial" w:cs="Arial"/>
                      <w:color w:val="000000"/>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BA1910">
                    <w:rPr>
                      <w:rFonts w:ascii="Arial" w:eastAsia="Times New Roman" w:hAnsi="Arial" w:cs="Arial"/>
                      <w:color w:val="000000"/>
                      <w:kern w:val="0"/>
                      <w:sz w:val="24"/>
                      <w:szCs w:val="24"/>
                      <w:highlight w:val="yellow"/>
                      <w:bdr w:val="single" w:sz="2" w:space="0" w:color="E5E7EB" w:frame="1"/>
                      <w:lang w:eastAsia="vi-VN"/>
                      <w14:ligatures w14:val="none"/>
                    </w:rPr>
                    <w:t>Trước thế kỷ 20</w:t>
                  </w:r>
                  <w:r w:rsidRPr="00BA1910">
                    <w:rPr>
                      <w:rFonts w:ascii="Arial" w:eastAsia="Times New Roman" w:hAnsi="Arial" w:cs="Arial"/>
                      <w:color w:val="000000"/>
                      <w:kern w:val="0"/>
                      <w:sz w:val="24"/>
                      <w:szCs w:val="24"/>
                      <w:bdr w:val="single" w:sz="2" w:space="0" w:color="E5E7EB" w:frame="1"/>
                      <w:lang w:eastAsia="vi-VN"/>
                      <w14:ligatures w14:val="none"/>
                    </w:rPr>
                    <w:t>, </w:t>
                  </w:r>
                  <w:r w:rsidRPr="00BA1910">
                    <w:rPr>
                      <w:rFonts w:ascii="Arial" w:eastAsia="Times New Roman" w:hAnsi="Arial" w:cs="Arial"/>
                      <w:b/>
                      <w:bCs/>
                      <w:color w:val="FF0000"/>
                      <w:kern w:val="0"/>
                      <w:sz w:val="24"/>
                      <w:szCs w:val="24"/>
                      <w:bdr w:val="single" w:sz="2" w:space="0" w:color="E5E7EB" w:frame="1"/>
                      <w:lang w:eastAsia="vi-VN"/>
                      <w14:ligatures w14:val="none"/>
                    </w:rPr>
                    <w:t>chỉ những người giàu</w:t>
                  </w:r>
                  <w:r w:rsidRPr="00BA1910">
                    <w:rPr>
                      <w:rFonts w:ascii="Arial" w:eastAsia="Times New Roman" w:hAnsi="Arial" w:cs="Arial"/>
                      <w:color w:val="000000"/>
                      <w:kern w:val="0"/>
                      <w:sz w:val="24"/>
                      <w:szCs w:val="24"/>
                      <w:bdr w:val="single" w:sz="2" w:space="0" w:color="E5E7EB" w:frame="1"/>
                      <w:lang w:eastAsia="vi-VN"/>
                      <w14:ligatures w14:val="none"/>
                    </w:rPr>
                    <w:t> mới </w:t>
                  </w:r>
                  <w:r w:rsidRPr="00BA1910">
                    <w:rPr>
                      <w:rFonts w:ascii="Arial" w:eastAsia="Times New Roman" w:hAnsi="Arial" w:cs="Arial"/>
                      <w:color w:val="000000"/>
                      <w:kern w:val="0"/>
                      <w:sz w:val="24"/>
                      <w:szCs w:val="24"/>
                      <w:highlight w:val="green"/>
                      <w:bdr w:val="single" w:sz="2" w:space="0" w:color="E5E7EB" w:frame="1"/>
                      <w:lang w:eastAsia="vi-VN"/>
                      <w14:ligatures w14:val="none"/>
                    </w:rPr>
                    <w:t>tham gia lễ hội hóa trang</w:t>
                  </w:r>
                  <w:r w:rsidRPr="00BA1910">
                    <w:rPr>
                      <w:rFonts w:ascii="Arial" w:eastAsia="Times New Roman" w:hAnsi="Arial" w:cs="Arial"/>
                      <w:color w:val="000000"/>
                      <w:kern w:val="0"/>
                      <w:sz w:val="24"/>
                      <w:szCs w:val="24"/>
                      <w:bdr w:val="single" w:sz="2" w:space="0" w:color="E5E7EB" w:frame="1"/>
                      <w:lang w:eastAsia="vi-VN"/>
                      <w14:ligatures w14:val="none"/>
                    </w:rPr>
                    <w:t>.</w:t>
                  </w:r>
                </w:p>
              </w:tc>
            </w:tr>
            <w:tr w:rsidR="00BA1910" w:rsidRPr="00BA1910">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BA1910">
                    <w:rPr>
                      <w:rFonts w:ascii="Arial" w:eastAsia="Times New Roman" w:hAnsi="Arial" w:cs="Arial"/>
                      <w:b/>
                      <w:bCs/>
                      <w:color w:val="000000"/>
                      <w:kern w:val="0"/>
                      <w:sz w:val="24"/>
                      <w:szCs w:val="24"/>
                      <w:bdr w:val="single" w:sz="2" w:space="0" w:color="E5E7EB" w:frame="1"/>
                      <w:lang w:eastAsia="vi-VN"/>
                      <w14:ligatures w14:val="none"/>
                    </w:rPr>
                    <w:t>Định vị vùng thông tin - Paragraph A</w:t>
                  </w:r>
                </w:p>
              </w:tc>
            </w:tr>
            <w:tr w:rsidR="00BA1910" w:rsidRPr="00BA1910">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BA1910">
                    <w:rPr>
                      <w:rFonts w:ascii="Arial" w:eastAsia="Times New Roman" w:hAnsi="Arial" w:cs="Arial"/>
                      <w:color w:val="000000"/>
                      <w:kern w:val="0"/>
                      <w:sz w:val="24"/>
                      <w:szCs w:val="24"/>
                      <w:bdr w:val="single" w:sz="2" w:space="0" w:color="E5E7EB" w:frame="1"/>
                      <w:lang w:eastAsia="vi-VN"/>
                      <w14:ligatures w14:val="none"/>
                    </w:rPr>
                    <w:t>The carnival was first held in Venice </w:t>
                  </w:r>
                  <w:r w:rsidRPr="00BA1910">
                    <w:rPr>
                      <w:rFonts w:ascii="Arial" w:eastAsia="Times New Roman" w:hAnsi="Arial" w:cs="Arial"/>
                      <w:color w:val="000000"/>
                      <w:kern w:val="0"/>
                      <w:sz w:val="24"/>
                      <w:szCs w:val="24"/>
                      <w:highlight w:val="yellow"/>
                      <w:bdr w:val="single" w:sz="2" w:space="0" w:color="E5E7EB" w:frame="1"/>
                      <w:lang w:eastAsia="vi-VN"/>
                      <w14:ligatures w14:val="none"/>
                    </w:rPr>
                    <w:t>in the 11th century</w:t>
                  </w:r>
                  <w:r w:rsidRPr="00BA1910">
                    <w:rPr>
                      <w:rFonts w:ascii="Arial" w:eastAsia="Times New Roman" w:hAnsi="Arial" w:cs="Arial"/>
                      <w:color w:val="000000"/>
                      <w:kern w:val="0"/>
                      <w:sz w:val="24"/>
                      <w:szCs w:val="24"/>
                      <w:bdr w:val="single" w:sz="2" w:space="0" w:color="E5E7EB" w:frame="1"/>
                      <w:lang w:eastAsia="vi-VN"/>
                      <w14:ligatures w14:val="none"/>
                    </w:rPr>
                    <w:t> and lasted for over two months. Activities involved a series of formal parties in St Mark's Square and playing games for money. </w:t>
                  </w:r>
                  <w:r w:rsidRPr="00BA1910">
                    <w:rPr>
                      <w:rFonts w:ascii="Arial" w:eastAsia="Times New Roman" w:hAnsi="Arial" w:cs="Arial"/>
                      <w:b/>
                      <w:bCs/>
                      <w:color w:val="FF0000"/>
                      <w:kern w:val="0"/>
                      <w:sz w:val="24"/>
                      <w:szCs w:val="24"/>
                      <w:bdr w:val="single" w:sz="2" w:space="0" w:color="E5E7EB" w:frame="1"/>
                      <w:lang w:eastAsia="vi-VN"/>
                      <w14:ligatures w14:val="none"/>
                    </w:rPr>
                    <w:t>Regardless of social status</w:t>
                  </w:r>
                  <w:r w:rsidRPr="00BA1910">
                    <w:rPr>
                      <w:rFonts w:ascii="Arial" w:eastAsia="Times New Roman" w:hAnsi="Arial" w:cs="Arial"/>
                      <w:color w:val="000000"/>
                      <w:kern w:val="0"/>
                      <w:sz w:val="24"/>
                      <w:szCs w:val="24"/>
                      <w:bdr w:val="single" w:sz="2" w:space="0" w:color="E5E7EB" w:frame="1"/>
                      <w:lang w:eastAsia="vi-VN"/>
                      <w14:ligatures w14:val="none"/>
                    </w:rPr>
                    <w:t>, </w:t>
                  </w:r>
                  <w:r w:rsidRPr="00BA1910">
                    <w:rPr>
                      <w:rFonts w:ascii="Arial" w:eastAsia="Times New Roman" w:hAnsi="Arial" w:cs="Arial"/>
                      <w:color w:val="000000"/>
                      <w:kern w:val="0"/>
                      <w:sz w:val="24"/>
                      <w:szCs w:val="24"/>
                      <w:highlight w:val="green"/>
                      <w:bdr w:val="single" w:sz="2" w:space="0" w:color="E5E7EB" w:frame="1"/>
                      <w:lang w:eastAsia="vi-VN"/>
                      <w14:ligatures w14:val="none"/>
                    </w:rPr>
                    <w:t>participants wore costumes and masks</w:t>
                  </w:r>
                  <w:r w:rsidRPr="00BA1910">
                    <w:rPr>
                      <w:rFonts w:ascii="Arial" w:eastAsia="Times New Roman" w:hAnsi="Arial" w:cs="Arial"/>
                      <w:color w:val="000000"/>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BA1910">
                    <w:rPr>
                      <w:rFonts w:ascii="Arial" w:eastAsia="Times New Roman" w:hAnsi="Arial" w:cs="Arial"/>
                      <w:color w:val="000000"/>
                      <w:kern w:val="0"/>
                      <w:sz w:val="24"/>
                      <w:szCs w:val="24"/>
                      <w:bdr w:val="single" w:sz="2" w:space="0" w:color="E5E7EB" w:frame="1"/>
                      <w:lang w:eastAsia="vi-VN"/>
                      <w14:ligatures w14:val="none"/>
                    </w:rPr>
                    <w:t>Lễ hội hóa trang lần đầu tiên được tổ chức ở Venice </w:t>
                  </w:r>
                  <w:r w:rsidRPr="00BA1910">
                    <w:rPr>
                      <w:rFonts w:ascii="Arial" w:eastAsia="Times New Roman" w:hAnsi="Arial" w:cs="Arial"/>
                      <w:color w:val="000000"/>
                      <w:kern w:val="0"/>
                      <w:sz w:val="24"/>
                      <w:szCs w:val="24"/>
                      <w:highlight w:val="yellow"/>
                      <w:bdr w:val="single" w:sz="2" w:space="0" w:color="E5E7EB" w:frame="1"/>
                      <w:lang w:eastAsia="vi-VN"/>
                      <w14:ligatures w14:val="none"/>
                    </w:rPr>
                    <w:t>vào thế kỷ 11</w:t>
                  </w:r>
                  <w:r w:rsidRPr="00BA1910">
                    <w:rPr>
                      <w:rFonts w:ascii="Arial" w:eastAsia="Times New Roman" w:hAnsi="Arial" w:cs="Arial"/>
                      <w:color w:val="000000"/>
                      <w:kern w:val="0"/>
                      <w:sz w:val="24"/>
                      <w:szCs w:val="24"/>
                      <w:bdr w:val="single" w:sz="2" w:space="0" w:color="E5E7EB" w:frame="1"/>
                      <w:lang w:eastAsia="vi-VN"/>
                      <w14:ligatures w14:val="none"/>
                    </w:rPr>
                    <w:t> và kéo dài hơn hai tháng. Các hoạt động bao gồm một loạt các bữa tiệc chính thức tại Quảng trường St Mark và chơi trò chơi kiếm tiền. </w:t>
                  </w:r>
                  <w:r w:rsidRPr="00BA1910">
                    <w:rPr>
                      <w:rFonts w:ascii="Arial" w:eastAsia="Times New Roman" w:hAnsi="Arial" w:cs="Arial"/>
                      <w:b/>
                      <w:bCs/>
                      <w:color w:val="FF0000"/>
                      <w:kern w:val="0"/>
                      <w:sz w:val="24"/>
                      <w:szCs w:val="24"/>
                      <w:bdr w:val="single" w:sz="2" w:space="0" w:color="E5E7EB" w:frame="1"/>
                      <w:lang w:eastAsia="vi-VN"/>
                      <w14:ligatures w14:val="none"/>
                    </w:rPr>
                    <w:t>Bất kể địa vị xã hội</w:t>
                  </w:r>
                  <w:r w:rsidRPr="00BA1910">
                    <w:rPr>
                      <w:rFonts w:ascii="Arial" w:eastAsia="Times New Roman" w:hAnsi="Arial" w:cs="Arial"/>
                      <w:color w:val="000000"/>
                      <w:kern w:val="0"/>
                      <w:sz w:val="24"/>
                      <w:szCs w:val="24"/>
                      <w:bdr w:val="single" w:sz="2" w:space="0" w:color="E5E7EB" w:frame="1"/>
                      <w:lang w:eastAsia="vi-VN"/>
                      <w14:ligatures w14:val="none"/>
                    </w:rPr>
                    <w:t>, </w:t>
                  </w:r>
                  <w:r w:rsidRPr="00BA1910">
                    <w:rPr>
                      <w:rFonts w:ascii="Arial" w:eastAsia="Times New Roman" w:hAnsi="Arial" w:cs="Arial"/>
                      <w:color w:val="000000"/>
                      <w:kern w:val="0"/>
                      <w:sz w:val="24"/>
                      <w:szCs w:val="24"/>
                      <w:highlight w:val="green"/>
                      <w:bdr w:val="single" w:sz="2" w:space="0" w:color="E5E7EB" w:frame="1"/>
                      <w:lang w:eastAsia="vi-VN"/>
                      <w14:ligatures w14:val="none"/>
                    </w:rPr>
                    <w:t>những người tham gia mặc trang phục và đeo mặt nạ</w:t>
                  </w:r>
                  <w:r w:rsidRPr="00BA1910">
                    <w:rPr>
                      <w:rFonts w:ascii="Arial" w:eastAsia="Times New Roman" w:hAnsi="Arial" w:cs="Arial"/>
                      <w:color w:val="000000"/>
                      <w:kern w:val="0"/>
                      <w:sz w:val="24"/>
                      <w:szCs w:val="24"/>
                      <w:bdr w:val="single" w:sz="2" w:space="0" w:color="E5E7EB" w:frame="1"/>
                      <w:lang w:eastAsia="vi-VN"/>
                      <w14:ligatures w14:val="none"/>
                    </w:rPr>
                    <w:t>.</w:t>
                  </w:r>
                </w:p>
              </w:tc>
            </w:tr>
            <w:tr w:rsidR="00BA1910" w:rsidRPr="00BA1910">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BA1910">
                    <w:rPr>
                      <w:rFonts w:ascii="Arial" w:eastAsia="Times New Roman" w:hAnsi="Arial" w:cs="Arial"/>
                      <w:color w:val="000000"/>
                      <w:kern w:val="0"/>
                      <w:sz w:val="24"/>
                      <w:szCs w:val="24"/>
                      <w:bdr w:val="single" w:sz="2" w:space="0" w:color="E5E7EB" w:frame="1"/>
                      <w:lang w:eastAsia="vi-VN"/>
                      <w14:ligatures w14:val="none"/>
                    </w:rPr>
                    <w:t>Vì câu hỏi có đề cập tới mốc thời gian “Before the 20th century”,  vậy khi đọc bài khóa, ta hãy chú ý hơn tới những từ khóa chứa mốc thời gian, từ đó có thể dễ dàng hơn trong việc scan được đáp án.</w:t>
                  </w:r>
                </w:p>
              </w:tc>
            </w:tr>
          </w:tbl>
          <w:p w:rsidR="00BA1910" w:rsidRPr="00BA1910" w:rsidRDefault="00BA1910" w:rsidP="00BA1910">
            <w:pPr>
              <w:spacing w:after="0" w:line="240" w:lineRule="auto"/>
              <w:jc w:val="left"/>
              <w:rPr>
                <w:rFonts w:ascii="Arial" w:eastAsia="Times New Roman" w:hAnsi="Arial" w:cs="Arial"/>
                <w:kern w:val="0"/>
                <w:sz w:val="24"/>
                <w:szCs w:val="24"/>
                <w:lang w:eastAsia="vi-VN"/>
                <w14:ligatures w14:val="none"/>
              </w:rPr>
            </w:pPr>
          </w:p>
        </w:tc>
      </w:tr>
      <w:tr w:rsidR="00BA1910" w:rsidRPr="00BA1910" w:rsidTr="00BA1910">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rsidR="00BA1910" w:rsidRPr="00BA1910" w:rsidRDefault="00BA1910" w:rsidP="00BA1910">
            <w:pPr>
              <w:spacing w:after="0" w:line="240" w:lineRule="auto"/>
              <w:jc w:val="center"/>
              <w:rPr>
                <w:rFonts w:ascii="Arial" w:eastAsia="Times New Roman" w:hAnsi="Arial" w:cs="Arial"/>
                <w:kern w:val="0"/>
                <w:sz w:val="24"/>
                <w:szCs w:val="24"/>
                <w:lang w:eastAsia="vi-VN"/>
                <w14:ligatures w14:val="none"/>
              </w:rPr>
            </w:pPr>
            <w:r w:rsidRPr="00BA1910">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1"/>
                <w:szCs w:val="21"/>
                <w:bdr w:val="single" w:sz="2" w:space="0" w:color="E5E7EB" w:frame="1"/>
                <w:lang w:eastAsia="vi-VN"/>
                <w14:ligatures w14:val="none"/>
              </w:rPr>
            </w:pPr>
            <w:r w:rsidRPr="00BA1910">
              <w:rPr>
                <w:rFonts w:ascii="Arial" w:eastAsia="Times New Roman" w:hAnsi="Arial" w:cs="Arial"/>
                <w:color w:val="000000"/>
                <w:kern w:val="0"/>
                <w:sz w:val="21"/>
                <w:szCs w:val="21"/>
                <w:bdr w:val="single" w:sz="2" w:space="0" w:color="E5E7EB" w:frame="1"/>
                <w:lang w:eastAsia="vi-VN"/>
                <w14:ligatures w14:val="none"/>
              </w:rPr>
              <w:t>The Venice carnival was banned in the 18th century. </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BA1910" w:rsidRPr="00BA1910" w:rsidRDefault="00BA1910" w:rsidP="00BA1910">
            <w:pPr>
              <w:spacing w:after="0" w:line="240" w:lineRule="auto"/>
              <w:jc w:val="center"/>
              <w:rPr>
                <w:rFonts w:ascii="Arial" w:eastAsia="Times New Roman" w:hAnsi="Arial" w:cs="Arial"/>
                <w:kern w:val="0"/>
                <w:sz w:val="24"/>
                <w:szCs w:val="24"/>
                <w:lang w:eastAsia="vi-VN"/>
                <w14:ligatures w14:val="none"/>
              </w:rPr>
            </w:pPr>
            <w:r w:rsidRPr="00BA1910">
              <w:rPr>
                <w:rFonts w:ascii="Arial" w:eastAsia="Times New Roman" w:hAnsi="Arial" w:cs="Arial"/>
                <w:b/>
                <w:bCs/>
                <w:kern w:val="0"/>
                <w:sz w:val="24"/>
                <w:szCs w:val="24"/>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BA1910" w:rsidRPr="00BA1910" w:rsidRDefault="00BA1910" w:rsidP="00BA1910">
            <w:pPr>
              <w:spacing w:after="0" w:line="240" w:lineRule="auto"/>
              <w:jc w:val="center"/>
              <w:rPr>
                <w:rFonts w:ascii="Arial" w:eastAsia="Times New Roman" w:hAnsi="Arial" w:cs="Arial"/>
                <w:kern w:val="0"/>
                <w:sz w:val="24"/>
                <w:szCs w:val="24"/>
                <w:lang w:eastAsia="vi-VN"/>
                <w14:ligatures w14:val="none"/>
              </w:rPr>
            </w:pPr>
            <w:r w:rsidRPr="00BA1910">
              <w:rPr>
                <w:rFonts w:ascii="Arial" w:eastAsia="Times New Roman" w:hAnsi="Arial" w:cs="Arial"/>
                <w:kern w:val="0"/>
                <w:sz w:val="24"/>
                <w:szCs w:val="24"/>
                <w:lang w:eastAsia="vi-VN"/>
                <w14:ligatures w14:val="none"/>
              </w:rPr>
              <w:t>C. Not Given</w:t>
            </w:r>
          </w:p>
        </w:tc>
      </w:tr>
      <w:tr w:rsidR="00BA1910" w:rsidRPr="00BA1910" w:rsidTr="00BA1910">
        <w:trPr>
          <w:jc w:val="center"/>
        </w:trPr>
        <w:tc>
          <w:tcPr>
            <w:tcW w:w="0" w:type="auto"/>
            <w:gridSpan w:val="4"/>
            <w:tcBorders>
              <w:top w:val="single" w:sz="6" w:space="0" w:color="CDCDCD"/>
              <w:left w:val="single" w:sz="6" w:space="0" w:color="CDCDCD"/>
              <w:bottom w:val="single" w:sz="6" w:space="0" w:color="CDCDCD"/>
              <w:right w:val="single" w:sz="6" w:space="0" w:color="CDCDCD"/>
            </w:tcBorders>
            <w:vAlign w:val="center"/>
            <w:hideMark/>
          </w:tcPr>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04"/>
              <w:gridCol w:w="5656"/>
            </w:tblGrid>
            <w:tr w:rsidR="00BA1910" w:rsidRPr="00BA1910">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BA1910">
                    <w:rPr>
                      <w:rFonts w:ascii="Arial" w:eastAsia="Times New Roman" w:hAnsi="Arial" w:cs="Arial"/>
                      <w:b/>
                      <w:bCs/>
                      <w:color w:val="000000"/>
                      <w:kern w:val="0"/>
                      <w:sz w:val="24"/>
                      <w:szCs w:val="24"/>
                      <w:bdr w:val="single" w:sz="2" w:space="0" w:color="E5E7EB" w:frame="1"/>
                      <w:lang w:eastAsia="vi-VN"/>
                      <w14:ligatures w14:val="none"/>
                    </w:rPr>
                    <w:t>Câu hỏi 2 - Not Given</w:t>
                  </w:r>
                </w:p>
              </w:tc>
            </w:tr>
            <w:tr w:rsidR="00BA1910" w:rsidRPr="00BA1910">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BA1910">
                    <w:rPr>
                      <w:rFonts w:ascii="Arial" w:eastAsia="Times New Roman" w:hAnsi="Arial" w:cs="Arial"/>
                      <w:color w:val="000000"/>
                      <w:kern w:val="0"/>
                      <w:sz w:val="24"/>
                      <w:szCs w:val="24"/>
                      <w:highlight w:val="green"/>
                      <w:bdr w:val="single" w:sz="2" w:space="0" w:color="E5E7EB" w:frame="1"/>
                      <w:lang w:eastAsia="vi-VN"/>
                      <w14:ligatures w14:val="none"/>
                    </w:rPr>
                    <w:t>The Venice carnival</w:t>
                  </w:r>
                  <w:r w:rsidRPr="00BA1910">
                    <w:rPr>
                      <w:rFonts w:ascii="Arial" w:eastAsia="Times New Roman" w:hAnsi="Arial" w:cs="Arial"/>
                      <w:color w:val="000000"/>
                      <w:kern w:val="0"/>
                      <w:sz w:val="24"/>
                      <w:szCs w:val="24"/>
                      <w:bdr w:val="single" w:sz="2" w:space="0" w:color="E5E7EB" w:frame="1"/>
                      <w:lang w:eastAsia="vi-VN"/>
                      <w14:ligatures w14:val="none"/>
                    </w:rPr>
                    <w:t> was banned </w:t>
                  </w:r>
                  <w:r w:rsidRPr="00BA1910">
                    <w:rPr>
                      <w:rFonts w:ascii="Arial" w:eastAsia="Times New Roman" w:hAnsi="Arial" w:cs="Arial"/>
                      <w:color w:val="000000"/>
                      <w:kern w:val="0"/>
                      <w:sz w:val="24"/>
                      <w:szCs w:val="24"/>
                      <w:highlight w:val="yellow"/>
                      <w:bdr w:val="single" w:sz="2" w:space="0" w:color="E5E7EB" w:frame="1"/>
                      <w:lang w:eastAsia="vi-VN"/>
                      <w14:ligatures w14:val="none"/>
                    </w:rPr>
                    <w:t>in the 18th century</w:t>
                  </w:r>
                  <w:r w:rsidRPr="00BA1910">
                    <w:rPr>
                      <w:rFonts w:ascii="Arial" w:eastAsia="Times New Roman" w:hAnsi="Arial" w:cs="Arial"/>
                      <w:color w:val="000000"/>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BA1910">
                    <w:rPr>
                      <w:rFonts w:ascii="Arial" w:eastAsia="Times New Roman" w:hAnsi="Arial" w:cs="Arial"/>
                      <w:color w:val="000000"/>
                      <w:kern w:val="0"/>
                      <w:sz w:val="24"/>
                      <w:szCs w:val="24"/>
                      <w:highlight w:val="green"/>
                      <w:bdr w:val="single" w:sz="2" w:space="0" w:color="E5E7EB" w:frame="1"/>
                      <w:lang w:eastAsia="vi-VN"/>
                      <w14:ligatures w14:val="none"/>
                    </w:rPr>
                    <w:t>Lễ hội hóa trang Venice</w:t>
                  </w:r>
                  <w:r w:rsidRPr="00BA1910">
                    <w:rPr>
                      <w:rFonts w:ascii="Arial" w:eastAsia="Times New Roman" w:hAnsi="Arial" w:cs="Arial"/>
                      <w:color w:val="000000"/>
                      <w:kern w:val="0"/>
                      <w:sz w:val="24"/>
                      <w:szCs w:val="24"/>
                      <w:bdr w:val="single" w:sz="2" w:space="0" w:color="E5E7EB" w:frame="1"/>
                      <w:lang w:eastAsia="vi-VN"/>
                      <w14:ligatures w14:val="none"/>
                    </w:rPr>
                    <w:t> đã bị cấm </w:t>
                  </w:r>
                  <w:r w:rsidRPr="00BA1910">
                    <w:rPr>
                      <w:rFonts w:ascii="Arial" w:eastAsia="Times New Roman" w:hAnsi="Arial" w:cs="Arial"/>
                      <w:color w:val="000000"/>
                      <w:kern w:val="0"/>
                      <w:sz w:val="24"/>
                      <w:szCs w:val="24"/>
                      <w:highlight w:val="yellow"/>
                      <w:bdr w:val="single" w:sz="2" w:space="0" w:color="E5E7EB" w:frame="1"/>
                      <w:lang w:eastAsia="vi-VN"/>
                      <w14:ligatures w14:val="none"/>
                    </w:rPr>
                    <w:t>vào thế kỷ 18</w:t>
                  </w:r>
                  <w:r w:rsidRPr="00BA1910">
                    <w:rPr>
                      <w:rFonts w:ascii="Arial" w:eastAsia="Times New Roman" w:hAnsi="Arial" w:cs="Arial"/>
                      <w:color w:val="000000"/>
                      <w:kern w:val="0"/>
                      <w:sz w:val="24"/>
                      <w:szCs w:val="24"/>
                      <w:bdr w:val="single" w:sz="2" w:space="0" w:color="E5E7EB" w:frame="1"/>
                      <w:lang w:eastAsia="vi-VN"/>
                      <w14:ligatures w14:val="none"/>
                    </w:rPr>
                    <w:t>.</w:t>
                  </w:r>
                </w:p>
              </w:tc>
            </w:tr>
            <w:tr w:rsidR="00BA1910" w:rsidRPr="00BA1910">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BA1910">
                    <w:rPr>
                      <w:rFonts w:ascii="Arial" w:eastAsia="Times New Roman" w:hAnsi="Arial" w:cs="Arial"/>
                      <w:b/>
                      <w:bCs/>
                      <w:color w:val="000000"/>
                      <w:kern w:val="0"/>
                      <w:sz w:val="24"/>
                      <w:szCs w:val="24"/>
                      <w:bdr w:val="single" w:sz="2" w:space="0" w:color="E5E7EB" w:frame="1"/>
                      <w:lang w:eastAsia="vi-VN"/>
                      <w14:ligatures w14:val="none"/>
                    </w:rPr>
                    <w:t>Định vị vùng thông tin - Paragraph A</w:t>
                  </w:r>
                </w:p>
              </w:tc>
            </w:tr>
            <w:tr w:rsidR="00BA1910" w:rsidRPr="00BA1910">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BA1910">
                    <w:rPr>
                      <w:rFonts w:ascii="Arial" w:eastAsia="Times New Roman" w:hAnsi="Arial" w:cs="Arial"/>
                      <w:color w:val="000000"/>
                      <w:kern w:val="0"/>
                      <w:sz w:val="24"/>
                      <w:szCs w:val="24"/>
                      <w:highlight w:val="yellow"/>
                      <w:bdr w:val="single" w:sz="2" w:space="0" w:color="E5E7EB" w:frame="1"/>
                      <w:lang w:eastAsia="vi-VN"/>
                      <w14:ligatures w14:val="none"/>
                    </w:rPr>
                    <w:lastRenderedPageBreak/>
                    <w:t>During the 18th century</w:t>
                  </w:r>
                  <w:r w:rsidRPr="00BA1910">
                    <w:rPr>
                      <w:rFonts w:ascii="Arial" w:eastAsia="Times New Roman" w:hAnsi="Arial" w:cs="Arial"/>
                      <w:color w:val="000000"/>
                      <w:kern w:val="0"/>
                      <w:sz w:val="24"/>
                      <w:szCs w:val="24"/>
                      <w:bdr w:val="single" w:sz="2" w:space="0" w:color="E5E7EB" w:frame="1"/>
                      <w:lang w:eastAsia="vi-VN"/>
                      <w14:ligatures w14:val="none"/>
                    </w:rPr>
                    <w:t>, however, this period of </w:t>
                  </w:r>
                  <w:r w:rsidRPr="00BA1910">
                    <w:rPr>
                      <w:rFonts w:ascii="Arial" w:eastAsia="Times New Roman" w:hAnsi="Arial" w:cs="Arial"/>
                      <w:color w:val="000000"/>
                      <w:kern w:val="0"/>
                      <w:sz w:val="24"/>
                      <w:szCs w:val="24"/>
                      <w:highlight w:val="green"/>
                      <w:bdr w:val="single" w:sz="2" w:space="0" w:color="E5E7EB" w:frame="1"/>
                      <w:lang w:eastAsia="vi-VN"/>
                      <w14:ligatures w14:val="none"/>
                    </w:rPr>
                    <w:t>festivities</w:t>
                  </w:r>
                  <w:r w:rsidRPr="00BA1910">
                    <w:rPr>
                      <w:rFonts w:ascii="Arial" w:eastAsia="Times New Roman" w:hAnsi="Arial" w:cs="Arial"/>
                      <w:color w:val="000000"/>
                      <w:kern w:val="0"/>
                      <w:sz w:val="24"/>
                      <w:szCs w:val="24"/>
                      <w:bdr w:val="single" w:sz="2" w:space="0" w:color="E5E7EB" w:frame="1"/>
                      <w:lang w:eastAsia="vi-VN"/>
                      <w14:ligatures w14:val="none"/>
                    </w:rPr>
                    <w:t> came to an end, and the carnival did not return until 1979.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BA1910">
                    <w:rPr>
                      <w:rFonts w:ascii="Arial" w:eastAsia="Times New Roman" w:hAnsi="Arial" w:cs="Arial"/>
                      <w:color w:val="000000"/>
                      <w:kern w:val="0"/>
                      <w:sz w:val="24"/>
                      <w:szCs w:val="24"/>
                      <w:bdr w:val="single" w:sz="2" w:space="0" w:color="E5E7EB" w:frame="1"/>
                      <w:lang w:eastAsia="vi-VN"/>
                      <w14:ligatures w14:val="none"/>
                    </w:rPr>
                    <w:t>Tuy nhiên, </w:t>
                  </w:r>
                  <w:r w:rsidRPr="00BA1910">
                    <w:rPr>
                      <w:rFonts w:ascii="Arial" w:eastAsia="Times New Roman" w:hAnsi="Arial" w:cs="Arial"/>
                      <w:color w:val="000000"/>
                      <w:kern w:val="0"/>
                      <w:sz w:val="24"/>
                      <w:szCs w:val="24"/>
                      <w:highlight w:val="yellow"/>
                      <w:bdr w:val="single" w:sz="2" w:space="0" w:color="E5E7EB" w:frame="1"/>
                      <w:lang w:eastAsia="vi-VN"/>
                      <w14:ligatures w14:val="none"/>
                    </w:rPr>
                    <w:t>trong suốt thế kỷ 18</w:t>
                  </w:r>
                  <w:r w:rsidRPr="00BA1910">
                    <w:rPr>
                      <w:rFonts w:ascii="Arial" w:eastAsia="Times New Roman" w:hAnsi="Arial" w:cs="Arial"/>
                      <w:color w:val="000000"/>
                      <w:kern w:val="0"/>
                      <w:sz w:val="24"/>
                      <w:szCs w:val="24"/>
                      <w:bdr w:val="single" w:sz="2" w:space="0" w:color="E5E7EB" w:frame="1"/>
                      <w:lang w:eastAsia="vi-VN"/>
                      <w14:ligatures w14:val="none"/>
                    </w:rPr>
                    <w:t>, thời kỳ hoàng kim của </w:t>
                  </w:r>
                  <w:r w:rsidRPr="00BA1910">
                    <w:rPr>
                      <w:rFonts w:ascii="Arial" w:eastAsia="Times New Roman" w:hAnsi="Arial" w:cs="Arial"/>
                      <w:color w:val="000000"/>
                      <w:kern w:val="0"/>
                      <w:sz w:val="24"/>
                      <w:szCs w:val="24"/>
                      <w:highlight w:val="green"/>
                      <w:bdr w:val="single" w:sz="2" w:space="0" w:color="E5E7EB" w:frame="1"/>
                      <w:lang w:eastAsia="vi-VN"/>
                      <w14:ligatures w14:val="none"/>
                    </w:rPr>
                    <w:t>lễ hội này</w:t>
                  </w:r>
                  <w:r w:rsidRPr="00BA1910">
                    <w:rPr>
                      <w:rFonts w:ascii="Arial" w:eastAsia="Times New Roman" w:hAnsi="Arial" w:cs="Arial"/>
                      <w:color w:val="000000"/>
                      <w:kern w:val="0"/>
                      <w:sz w:val="24"/>
                      <w:szCs w:val="24"/>
                      <w:bdr w:val="single" w:sz="2" w:space="0" w:color="E5E7EB" w:frame="1"/>
                      <w:lang w:eastAsia="vi-VN"/>
                      <w14:ligatures w14:val="none"/>
                    </w:rPr>
                    <w:t> đã kết thúc và lễ hội hóa trang đã không quay trở lại cho đến năm 1979.</w:t>
                  </w:r>
                </w:p>
              </w:tc>
            </w:tr>
            <w:tr w:rsidR="00BA1910" w:rsidRPr="00BA1910">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BA1910">
                    <w:rPr>
                      <w:rFonts w:ascii="Arial" w:eastAsia="Times New Roman" w:hAnsi="Arial" w:cs="Arial"/>
                      <w:color w:val="000000"/>
                      <w:kern w:val="0"/>
                      <w:sz w:val="24"/>
                      <w:szCs w:val="24"/>
                      <w:bdr w:val="single" w:sz="2" w:space="0" w:color="E5E7EB" w:frame="1"/>
                      <w:lang w:eastAsia="vi-VN"/>
                      <w14:ligatures w14:val="none"/>
                    </w:rPr>
                    <w:t>Chú ý tới từ khóa chỉ mốc thời gian  “18th century” để scan được đoạn văn A chứa đáp án.</w:t>
                  </w:r>
                </w:p>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BA1910">
                    <w:rPr>
                      <w:rFonts w:ascii="Arial" w:eastAsia="Times New Roman" w:hAnsi="Arial" w:cs="Arial"/>
                      <w:color w:val="000000"/>
                      <w:kern w:val="0"/>
                      <w:sz w:val="24"/>
                      <w:szCs w:val="24"/>
                      <w:bdr w:val="single" w:sz="2" w:space="0" w:color="E5E7EB" w:frame="1"/>
                      <w:lang w:eastAsia="vi-VN"/>
                      <w14:ligatures w14:val="none"/>
                    </w:rPr>
                    <w:t xml:space="preserve">Bài khóa nói rằng ở mốc thời gian này, lễ hội hóa trang đã biến mất một thời gian sau đó đã trở lại, nhưng không đề cập kỹ tới lý do của sự biến mất này có phải là do bị cấm hay không </w:t>
                  </w:r>
                  <w:r w:rsidRPr="00BA1910">
                    <w:rPr>
                      <w:rFonts w:ascii="Cambria Math" w:eastAsia="Times New Roman" w:hAnsi="Cambria Math" w:cs="Cambria Math"/>
                      <w:color w:val="000000"/>
                      <w:kern w:val="0"/>
                      <w:sz w:val="24"/>
                      <w:szCs w:val="24"/>
                      <w:bdr w:val="single" w:sz="2" w:space="0" w:color="E5E7EB" w:frame="1"/>
                      <w:lang w:eastAsia="vi-VN"/>
                      <w14:ligatures w14:val="none"/>
                    </w:rPr>
                    <w:t>⇒</w:t>
                  </w:r>
                  <w:r w:rsidRPr="00BA1910">
                    <w:rPr>
                      <w:rFonts w:ascii="Arial" w:eastAsia="Times New Roman" w:hAnsi="Arial" w:cs="Arial"/>
                      <w:color w:val="000000"/>
                      <w:kern w:val="0"/>
                      <w:sz w:val="24"/>
                      <w:szCs w:val="24"/>
                      <w:bdr w:val="single" w:sz="2" w:space="0" w:color="E5E7EB" w:frame="1"/>
                      <w:lang w:eastAsia="vi-VN"/>
                      <w14:ligatures w14:val="none"/>
                    </w:rPr>
                    <w:t xml:space="preserve"> Not Given</w:t>
                  </w:r>
                </w:p>
              </w:tc>
            </w:tr>
          </w:tbl>
          <w:p w:rsidR="00BA1910" w:rsidRPr="00BA1910" w:rsidRDefault="00BA1910" w:rsidP="00BA1910">
            <w:pPr>
              <w:spacing w:after="0" w:line="240" w:lineRule="auto"/>
              <w:jc w:val="left"/>
              <w:rPr>
                <w:rFonts w:ascii="Arial" w:eastAsia="Times New Roman" w:hAnsi="Arial" w:cs="Arial"/>
                <w:kern w:val="0"/>
                <w:sz w:val="24"/>
                <w:szCs w:val="24"/>
                <w:lang w:eastAsia="vi-VN"/>
                <w14:ligatures w14:val="none"/>
              </w:rPr>
            </w:pPr>
          </w:p>
        </w:tc>
      </w:tr>
      <w:tr w:rsidR="00BA1910" w:rsidRPr="00BA1910" w:rsidTr="00BA1910">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rsidR="00BA1910" w:rsidRPr="00BA1910" w:rsidRDefault="00BA1910" w:rsidP="00BA1910">
            <w:pPr>
              <w:spacing w:after="0" w:line="240" w:lineRule="auto"/>
              <w:jc w:val="center"/>
              <w:rPr>
                <w:rFonts w:ascii="Arial" w:eastAsia="Times New Roman" w:hAnsi="Arial" w:cs="Arial"/>
                <w:kern w:val="0"/>
                <w:sz w:val="24"/>
                <w:szCs w:val="24"/>
                <w:lang w:eastAsia="vi-VN"/>
                <w14:ligatures w14:val="none"/>
              </w:rPr>
            </w:pPr>
            <w:r w:rsidRPr="00BA1910">
              <w:rPr>
                <w:rFonts w:ascii="Arial" w:eastAsia="Times New Roman" w:hAnsi="Arial" w:cs="Arial"/>
                <w:b/>
                <w:bCs/>
                <w:color w:val="1479F4"/>
                <w:kern w:val="0"/>
                <w:sz w:val="24"/>
                <w:szCs w:val="24"/>
                <w:bdr w:val="single" w:sz="6" w:space="2" w:color="1479F4" w:frame="1"/>
                <w:lang w:eastAsia="vi-VN"/>
                <w14:ligatures w14:val="none"/>
              </w:rPr>
              <w:lastRenderedPageBreak/>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1"/>
                <w:szCs w:val="21"/>
                <w:bdr w:val="single" w:sz="2" w:space="0" w:color="E5E7EB" w:frame="1"/>
                <w:lang w:eastAsia="vi-VN"/>
                <w14:ligatures w14:val="none"/>
              </w:rPr>
            </w:pPr>
            <w:r w:rsidRPr="00BA1910">
              <w:rPr>
                <w:rFonts w:ascii="Arial" w:eastAsia="Times New Roman" w:hAnsi="Arial" w:cs="Arial"/>
                <w:color w:val="000000"/>
                <w:kern w:val="0"/>
                <w:sz w:val="21"/>
                <w:szCs w:val="21"/>
                <w:bdr w:val="single" w:sz="2" w:space="0" w:color="E5E7EB" w:frame="1"/>
                <w:lang w:eastAsia="vi-VN"/>
                <w14:ligatures w14:val="none"/>
              </w:rPr>
              <w:t>The most popular days at the carnival are during the week. </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BA1910" w:rsidRPr="00BA1910" w:rsidRDefault="00BA1910" w:rsidP="00BA1910">
            <w:pPr>
              <w:spacing w:after="0" w:line="240" w:lineRule="auto"/>
              <w:jc w:val="center"/>
              <w:rPr>
                <w:rFonts w:ascii="Arial" w:eastAsia="Times New Roman" w:hAnsi="Arial" w:cs="Arial"/>
                <w:kern w:val="0"/>
                <w:sz w:val="24"/>
                <w:szCs w:val="24"/>
                <w:lang w:eastAsia="vi-VN"/>
                <w14:ligatures w14:val="none"/>
              </w:rPr>
            </w:pPr>
            <w:r w:rsidRPr="00BA1910">
              <w:rPr>
                <w:rFonts w:ascii="Arial" w:eastAsia="Times New Roman" w:hAnsi="Arial" w:cs="Arial"/>
                <w:b/>
                <w:bCs/>
                <w:kern w:val="0"/>
                <w:sz w:val="24"/>
                <w:szCs w:val="24"/>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BA1910" w:rsidRPr="00BA1910" w:rsidRDefault="00BA1910" w:rsidP="00BA1910">
            <w:pPr>
              <w:spacing w:after="0" w:line="240" w:lineRule="auto"/>
              <w:jc w:val="center"/>
              <w:rPr>
                <w:rFonts w:ascii="Arial" w:eastAsia="Times New Roman" w:hAnsi="Arial" w:cs="Arial"/>
                <w:kern w:val="0"/>
                <w:sz w:val="24"/>
                <w:szCs w:val="24"/>
                <w:lang w:eastAsia="vi-VN"/>
                <w14:ligatures w14:val="none"/>
              </w:rPr>
            </w:pPr>
            <w:r w:rsidRPr="00BA1910">
              <w:rPr>
                <w:rFonts w:ascii="Arial" w:eastAsia="Times New Roman" w:hAnsi="Arial" w:cs="Arial"/>
                <w:kern w:val="0"/>
                <w:sz w:val="24"/>
                <w:szCs w:val="24"/>
                <w:lang w:eastAsia="vi-VN"/>
                <w14:ligatures w14:val="none"/>
              </w:rPr>
              <w:t>B. False</w:t>
            </w:r>
          </w:p>
        </w:tc>
      </w:tr>
      <w:tr w:rsidR="00BA1910" w:rsidRPr="00BA1910" w:rsidTr="00BA1910">
        <w:trPr>
          <w:jc w:val="center"/>
        </w:trPr>
        <w:tc>
          <w:tcPr>
            <w:tcW w:w="0" w:type="auto"/>
            <w:gridSpan w:val="4"/>
            <w:tcBorders>
              <w:top w:val="single" w:sz="6" w:space="0" w:color="CDCDCD"/>
              <w:left w:val="single" w:sz="6" w:space="0" w:color="CDCDCD"/>
              <w:bottom w:val="single" w:sz="6" w:space="0" w:color="CDCDCD"/>
              <w:right w:val="single" w:sz="6" w:space="0" w:color="CDCDCD"/>
            </w:tcBorders>
            <w:vAlign w:val="center"/>
            <w:hideMark/>
          </w:tcPr>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704"/>
              <w:gridCol w:w="5256"/>
            </w:tblGrid>
            <w:tr w:rsidR="00BA1910" w:rsidRPr="00BA1910">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BA1910">
                    <w:rPr>
                      <w:rFonts w:ascii="Arial" w:eastAsia="Times New Roman" w:hAnsi="Arial" w:cs="Arial"/>
                      <w:b/>
                      <w:bCs/>
                      <w:color w:val="000000"/>
                      <w:kern w:val="0"/>
                      <w:sz w:val="24"/>
                      <w:szCs w:val="24"/>
                      <w:bdr w:val="single" w:sz="2" w:space="0" w:color="E5E7EB" w:frame="1"/>
                      <w:lang w:eastAsia="vi-VN"/>
                      <w14:ligatures w14:val="none"/>
                    </w:rPr>
                    <w:t>Câu hỏi 3 - False</w:t>
                  </w:r>
                </w:p>
              </w:tc>
            </w:tr>
            <w:tr w:rsidR="00BA1910" w:rsidRPr="00BA1910">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BA1910">
                    <w:rPr>
                      <w:rFonts w:ascii="Arial" w:eastAsia="Times New Roman" w:hAnsi="Arial" w:cs="Arial"/>
                      <w:color w:val="000000"/>
                      <w:kern w:val="0"/>
                      <w:sz w:val="24"/>
                      <w:szCs w:val="24"/>
                      <w:highlight w:val="yellow"/>
                      <w:bdr w:val="single" w:sz="2" w:space="0" w:color="E5E7EB" w:frame="1"/>
                      <w:lang w:eastAsia="vi-VN"/>
                      <w14:ligatures w14:val="none"/>
                    </w:rPr>
                    <w:t>The most popular days</w:t>
                  </w:r>
                  <w:r w:rsidRPr="00BA1910">
                    <w:rPr>
                      <w:rFonts w:ascii="Arial" w:eastAsia="Times New Roman" w:hAnsi="Arial" w:cs="Arial"/>
                      <w:color w:val="000000"/>
                      <w:kern w:val="0"/>
                      <w:sz w:val="24"/>
                      <w:szCs w:val="24"/>
                      <w:bdr w:val="single" w:sz="2" w:space="0" w:color="E5E7EB" w:frame="1"/>
                      <w:lang w:eastAsia="vi-VN"/>
                      <w14:ligatures w14:val="none"/>
                    </w:rPr>
                    <w:t> </w:t>
                  </w:r>
                  <w:r w:rsidRPr="00BA1910">
                    <w:rPr>
                      <w:rFonts w:ascii="Arial" w:eastAsia="Times New Roman" w:hAnsi="Arial" w:cs="Arial"/>
                      <w:color w:val="000000"/>
                      <w:kern w:val="0"/>
                      <w:sz w:val="24"/>
                      <w:szCs w:val="24"/>
                      <w:highlight w:val="green"/>
                      <w:bdr w:val="single" w:sz="2" w:space="0" w:color="E5E7EB" w:frame="1"/>
                      <w:lang w:eastAsia="vi-VN"/>
                      <w14:ligatures w14:val="none"/>
                    </w:rPr>
                    <w:t>at the carnival</w:t>
                  </w:r>
                  <w:r w:rsidRPr="00BA1910">
                    <w:rPr>
                      <w:rFonts w:ascii="Arial" w:eastAsia="Times New Roman" w:hAnsi="Arial" w:cs="Arial"/>
                      <w:color w:val="000000"/>
                      <w:kern w:val="0"/>
                      <w:sz w:val="24"/>
                      <w:szCs w:val="24"/>
                      <w:bdr w:val="single" w:sz="2" w:space="0" w:color="E5E7EB" w:frame="1"/>
                      <w:lang w:eastAsia="vi-VN"/>
                      <w14:ligatures w14:val="none"/>
                    </w:rPr>
                    <w:t> are </w:t>
                  </w:r>
                  <w:r w:rsidRPr="00BA1910">
                    <w:rPr>
                      <w:rFonts w:ascii="Arial" w:eastAsia="Times New Roman" w:hAnsi="Arial" w:cs="Arial"/>
                      <w:b/>
                      <w:bCs/>
                      <w:color w:val="FF0000"/>
                      <w:kern w:val="0"/>
                      <w:sz w:val="24"/>
                      <w:szCs w:val="24"/>
                      <w:bdr w:val="single" w:sz="2" w:space="0" w:color="E5E7EB" w:frame="1"/>
                      <w:lang w:eastAsia="vi-VN"/>
                      <w14:ligatures w14:val="none"/>
                    </w:rPr>
                    <w:t>during the week</w:t>
                  </w:r>
                  <w:r w:rsidRPr="00BA1910">
                    <w:rPr>
                      <w:rFonts w:ascii="Arial" w:eastAsia="Times New Roman" w:hAnsi="Arial" w:cs="Arial"/>
                      <w:color w:val="000000"/>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BA1910">
                    <w:rPr>
                      <w:rFonts w:ascii="Arial" w:eastAsia="Times New Roman" w:hAnsi="Arial" w:cs="Arial"/>
                      <w:color w:val="000000"/>
                      <w:kern w:val="0"/>
                      <w:sz w:val="24"/>
                      <w:szCs w:val="24"/>
                      <w:highlight w:val="yellow"/>
                      <w:bdr w:val="single" w:sz="2" w:space="0" w:color="E5E7EB" w:frame="1"/>
                      <w:lang w:eastAsia="vi-VN"/>
                      <w14:ligatures w14:val="none"/>
                    </w:rPr>
                    <w:t>Những ngày phổ biến nhất</w:t>
                  </w:r>
                  <w:r w:rsidRPr="00BA1910">
                    <w:rPr>
                      <w:rFonts w:ascii="Arial" w:eastAsia="Times New Roman" w:hAnsi="Arial" w:cs="Arial"/>
                      <w:color w:val="000000"/>
                      <w:kern w:val="0"/>
                      <w:sz w:val="24"/>
                      <w:szCs w:val="24"/>
                      <w:bdr w:val="single" w:sz="2" w:space="0" w:color="E5E7EB" w:frame="1"/>
                      <w:lang w:eastAsia="vi-VN"/>
                      <w14:ligatures w14:val="none"/>
                    </w:rPr>
                    <w:t> </w:t>
                  </w:r>
                  <w:r w:rsidRPr="00BA1910">
                    <w:rPr>
                      <w:rFonts w:ascii="Arial" w:eastAsia="Times New Roman" w:hAnsi="Arial" w:cs="Arial"/>
                      <w:color w:val="000000"/>
                      <w:kern w:val="0"/>
                      <w:sz w:val="24"/>
                      <w:szCs w:val="24"/>
                      <w:highlight w:val="green"/>
                      <w:bdr w:val="single" w:sz="2" w:space="0" w:color="E5E7EB" w:frame="1"/>
                      <w:lang w:eastAsia="vi-VN"/>
                      <w14:ligatures w14:val="none"/>
                    </w:rPr>
                    <w:t>tại lễ hội</w:t>
                  </w:r>
                  <w:r w:rsidRPr="00BA1910">
                    <w:rPr>
                      <w:rFonts w:ascii="Arial" w:eastAsia="Times New Roman" w:hAnsi="Arial" w:cs="Arial"/>
                      <w:color w:val="000000"/>
                      <w:kern w:val="0"/>
                      <w:sz w:val="24"/>
                      <w:szCs w:val="24"/>
                      <w:bdr w:val="single" w:sz="2" w:space="0" w:color="E5E7EB" w:frame="1"/>
                      <w:lang w:eastAsia="vi-VN"/>
                      <w14:ligatures w14:val="none"/>
                    </w:rPr>
                    <w:t> là </w:t>
                  </w:r>
                  <w:r w:rsidRPr="00BA1910">
                    <w:rPr>
                      <w:rFonts w:ascii="Arial" w:eastAsia="Times New Roman" w:hAnsi="Arial" w:cs="Arial"/>
                      <w:b/>
                      <w:bCs/>
                      <w:color w:val="FF0000"/>
                      <w:kern w:val="0"/>
                      <w:sz w:val="24"/>
                      <w:szCs w:val="24"/>
                      <w:bdr w:val="single" w:sz="2" w:space="0" w:color="E5E7EB" w:frame="1"/>
                      <w:lang w:eastAsia="vi-VN"/>
                      <w14:ligatures w14:val="none"/>
                    </w:rPr>
                    <w:t>trong tuần</w:t>
                  </w:r>
                  <w:r w:rsidRPr="00BA1910">
                    <w:rPr>
                      <w:rFonts w:ascii="Arial" w:eastAsia="Times New Roman" w:hAnsi="Arial" w:cs="Arial"/>
                      <w:color w:val="000000"/>
                      <w:kern w:val="0"/>
                      <w:sz w:val="24"/>
                      <w:szCs w:val="24"/>
                      <w:bdr w:val="single" w:sz="2" w:space="0" w:color="E5E7EB" w:frame="1"/>
                      <w:lang w:eastAsia="vi-VN"/>
                      <w14:ligatures w14:val="none"/>
                    </w:rPr>
                    <w:t>.</w:t>
                  </w:r>
                </w:p>
              </w:tc>
            </w:tr>
            <w:tr w:rsidR="00BA1910" w:rsidRPr="00BA1910">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BA1910">
                    <w:rPr>
                      <w:rFonts w:ascii="Arial" w:eastAsia="Times New Roman" w:hAnsi="Arial" w:cs="Arial"/>
                      <w:b/>
                      <w:bCs/>
                      <w:color w:val="000000"/>
                      <w:kern w:val="0"/>
                      <w:sz w:val="24"/>
                      <w:szCs w:val="24"/>
                      <w:bdr w:val="single" w:sz="2" w:space="0" w:color="E5E7EB" w:frame="1"/>
                      <w:lang w:eastAsia="vi-VN"/>
                      <w14:ligatures w14:val="none"/>
                    </w:rPr>
                    <w:t>Định vị vùng thông tin - Paragraph B</w:t>
                  </w:r>
                </w:p>
              </w:tc>
            </w:tr>
            <w:tr w:rsidR="00BA1910" w:rsidRPr="00BA1910">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BA1910">
                    <w:rPr>
                      <w:rFonts w:ascii="Arial" w:eastAsia="Times New Roman" w:hAnsi="Arial" w:cs="Arial"/>
                      <w:b/>
                      <w:bCs/>
                      <w:color w:val="FF0000"/>
                      <w:kern w:val="0"/>
                      <w:sz w:val="24"/>
                      <w:szCs w:val="24"/>
                      <w:bdr w:val="single" w:sz="2" w:space="0" w:color="E5E7EB" w:frame="1"/>
                      <w:lang w:eastAsia="vi-VN"/>
                      <w14:ligatures w14:val="none"/>
                    </w:rPr>
                    <w:t>The weekends</w:t>
                  </w:r>
                  <w:r w:rsidRPr="00BA1910">
                    <w:rPr>
                      <w:rFonts w:ascii="Arial" w:eastAsia="Times New Roman" w:hAnsi="Arial" w:cs="Arial"/>
                      <w:color w:val="000000"/>
                      <w:kern w:val="0"/>
                      <w:sz w:val="24"/>
                      <w:szCs w:val="24"/>
                      <w:bdr w:val="single" w:sz="2" w:space="0" w:color="E5E7EB" w:frame="1"/>
                      <w:lang w:eastAsia="vi-VN"/>
                      <w14:ligatures w14:val="none"/>
                    </w:rPr>
                    <w:t> are </w:t>
                  </w:r>
                  <w:r w:rsidRPr="00BA1910">
                    <w:rPr>
                      <w:rFonts w:ascii="Arial" w:eastAsia="Times New Roman" w:hAnsi="Arial" w:cs="Arial"/>
                      <w:color w:val="000000"/>
                      <w:kern w:val="0"/>
                      <w:sz w:val="24"/>
                      <w:szCs w:val="24"/>
                      <w:highlight w:val="yellow"/>
                      <w:bdr w:val="single" w:sz="2" w:space="0" w:color="E5E7EB" w:frame="1"/>
                      <w:lang w:eastAsia="vi-VN"/>
                      <w14:ligatures w14:val="none"/>
                    </w:rPr>
                    <w:t>the busiest times</w:t>
                  </w:r>
                  <w:r w:rsidRPr="00BA1910">
                    <w:rPr>
                      <w:rFonts w:ascii="Arial" w:eastAsia="Times New Roman" w:hAnsi="Arial" w:cs="Arial"/>
                      <w:color w:val="000000"/>
                      <w:kern w:val="0"/>
                      <w:sz w:val="24"/>
                      <w:szCs w:val="24"/>
                      <w:bdr w:val="single" w:sz="2" w:space="0" w:color="E5E7EB" w:frame="1"/>
                      <w:lang w:eastAsia="vi-VN"/>
                      <w14:ligatures w14:val="none"/>
                    </w:rPr>
                    <w:t> </w:t>
                  </w:r>
                  <w:r w:rsidRPr="00BA1910">
                    <w:rPr>
                      <w:rFonts w:ascii="Arial" w:eastAsia="Times New Roman" w:hAnsi="Arial" w:cs="Arial"/>
                      <w:color w:val="000000"/>
                      <w:kern w:val="0"/>
                      <w:sz w:val="24"/>
                      <w:szCs w:val="24"/>
                      <w:highlight w:val="green"/>
                      <w:bdr w:val="single" w:sz="2" w:space="0" w:color="E5E7EB" w:frame="1"/>
                      <w:lang w:eastAsia="vi-VN"/>
                      <w14:ligatures w14:val="none"/>
                    </w:rPr>
                    <w:t>at the carnival</w:t>
                  </w:r>
                  <w:r w:rsidRPr="00BA1910">
                    <w:rPr>
                      <w:rFonts w:ascii="Arial" w:eastAsia="Times New Roman" w:hAnsi="Arial" w:cs="Arial"/>
                      <w:color w:val="000000"/>
                      <w:kern w:val="0"/>
                      <w:sz w:val="24"/>
                      <w:szCs w:val="24"/>
                      <w:bdr w:val="single" w:sz="2" w:space="0" w:color="E5E7EB" w:frame="1"/>
                      <w:lang w:eastAsia="vi-VN"/>
                      <w14:ligatures w14:val="none"/>
                    </w:rPr>
                    <w:t> - the final weekend in particular.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BA1910">
                    <w:rPr>
                      <w:rFonts w:ascii="Arial" w:eastAsia="Times New Roman" w:hAnsi="Arial" w:cs="Arial"/>
                      <w:b/>
                      <w:bCs/>
                      <w:color w:val="FF0000"/>
                      <w:kern w:val="0"/>
                      <w:sz w:val="24"/>
                      <w:szCs w:val="24"/>
                      <w:bdr w:val="single" w:sz="2" w:space="0" w:color="E5E7EB" w:frame="1"/>
                      <w:lang w:eastAsia="vi-VN"/>
                      <w14:ligatures w14:val="none"/>
                    </w:rPr>
                    <w:t>Những ngày cuối tuần</w:t>
                  </w:r>
                  <w:r w:rsidRPr="00BA1910">
                    <w:rPr>
                      <w:rFonts w:ascii="Arial" w:eastAsia="Times New Roman" w:hAnsi="Arial" w:cs="Arial"/>
                      <w:color w:val="000000"/>
                      <w:kern w:val="0"/>
                      <w:sz w:val="24"/>
                      <w:szCs w:val="24"/>
                      <w:bdr w:val="single" w:sz="2" w:space="0" w:color="E5E7EB" w:frame="1"/>
                      <w:lang w:eastAsia="vi-VN"/>
                      <w14:ligatures w14:val="none"/>
                    </w:rPr>
                    <w:t> là </w:t>
                  </w:r>
                  <w:r w:rsidRPr="00BA1910">
                    <w:rPr>
                      <w:rFonts w:ascii="Arial" w:eastAsia="Times New Roman" w:hAnsi="Arial" w:cs="Arial"/>
                      <w:color w:val="000000"/>
                      <w:kern w:val="0"/>
                      <w:sz w:val="24"/>
                      <w:szCs w:val="24"/>
                      <w:highlight w:val="yellow"/>
                      <w:bdr w:val="single" w:sz="2" w:space="0" w:color="E5E7EB" w:frame="1"/>
                      <w:lang w:eastAsia="vi-VN"/>
                      <w14:ligatures w14:val="none"/>
                    </w:rPr>
                    <w:t>thời điểm bận rộn nhất</w:t>
                  </w:r>
                  <w:r w:rsidRPr="00BA1910">
                    <w:rPr>
                      <w:rFonts w:ascii="Arial" w:eastAsia="Times New Roman" w:hAnsi="Arial" w:cs="Arial"/>
                      <w:color w:val="000000"/>
                      <w:kern w:val="0"/>
                      <w:sz w:val="24"/>
                      <w:szCs w:val="24"/>
                      <w:bdr w:val="single" w:sz="2" w:space="0" w:color="E5E7EB" w:frame="1"/>
                      <w:lang w:eastAsia="vi-VN"/>
                      <w14:ligatures w14:val="none"/>
                    </w:rPr>
                    <w:t> </w:t>
                  </w:r>
                  <w:r w:rsidRPr="00BA1910">
                    <w:rPr>
                      <w:rFonts w:ascii="Arial" w:eastAsia="Times New Roman" w:hAnsi="Arial" w:cs="Arial"/>
                      <w:color w:val="000000"/>
                      <w:kern w:val="0"/>
                      <w:sz w:val="24"/>
                      <w:szCs w:val="24"/>
                      <w:highlight w:val="green"/>
                      <w:bdr w:val="single" w:sz="2" w:space="0" w:color="E5E7EB" w:frame="1"/>
                      <w:lang w:eastAsia="vi-VN"/>
                      <w14:ligatures w14:val="none"/>
                    </w:rPr>
                    <w:t>tại lễ hội hóa trang</w:t>
                  </w:r>
                  <w:r w:rsidRPr="00BA1910">
                    <w:rPr>
                      <w:rFonts w:ascii="Arial" w:eastAsia="Times New Roman" w:hAnsi="Arial" w:cs="Arial"/>
                      <w:color w:val="000000"/>
                      <w:kern w:val="0"/>
                      <w:sz w:val="24"/>
                      <w:szCs w:val="24"/>
                      <w:bdr w:val="single" w:sz="2" w:space="0" w:color="E5E7EB" w:frame="1"/>
                      <w:lang w:eastAsia="vi-VN"/>
                      <w14:ligatures w14:val="none"/>
                    </w:rPr>
                    <w:t> - đặc biệt là cuối tuần cuối cùng.</w:t>
                  </w:r>
                </w:p>
              </w:tc>
            </w:tr>
          </w:tbl>
          <w:p w:rsidR="00BA1910" w:rsidRPr="00BA1910" w:rsidRDefault="00BA1910" w:rsidP="00BA1910">
            <w:pPr>
              <w:spacing w:after="0" w:line="240" w:lineRule="auto"/>
              <w:jc w:val="left"/>
              <w:rPr>
                <w:rFonts w:ascii="Arial" w:eastAsia="Times New Roman" w:hAnsi="Arial" w:cs="Arial"/>
                <w:kern w:val="0"/>
                <w:sz w:val="24"/>
                <w:szCs w:val="24"/>
                <w:lang w:eastAsia="vi-VN"/>
                <w14:ligatures w14:val="none"/>
              </w:rPr>
            </w:pPr>
          </w:p>
        </w:tc>
      </w:tr>
      <w:tr w:rsidR="00BA1910" w:rsidRPr="00BA1910" w:rsidTr="00BA1910">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rsidR="00BA1910" w:rsidRPr="00BA1910" w:rsidRDefault="00BA1910" w:rsidP="00BA1910">
            <w:pPr>
              <w:spacing w:after="0" w:line="240" w:lineRule="auto"/>
              <w:jc w:val="center"/>
              <w:rPr>
                <w:rFonts w:ascii="Arial" w:eastAsia="Times New Roman" w:hAnsi="Arial" w:cs="Arial"/>
                <w:kern w:val="0"/>
                <w:sz w:val="24"/>
                <w:szCs w:val="24"/>
                <w:lang w:eastAsia="vi-VN"/>
                <w14:ligatures w14:val="none"/>
              </w:rPr>
            </w:pPr>
            <w:r w:rsidRPr="00BA1910">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1"/>
                <w:szCs w:val="21"/>
                <w:bdr w:val="single" w:sz="2" w:space="0" w:color="E5E7EB" w:frame="1"/>
                <w:lang w:eastAsia="vi-VN"/>
                <w14:ligatures w14:val="none"/>
              </w:rPr>
            </w:pPr>
            <w:r w:rsidRPr="00BA1910">
              <w:rPr>
                <w:rFonts w:ascii="Arial" w:eastAsia="Times New Roman" w:hAnsi="Arial" w:cs="Arial"/>
                <w:color w:val="000000"/>
                <w:kern w:val="0"/>
                <w:sz w:val="21"/>
                <w:szCs w:val="21"/>
                <w:bdr w:val="single" w:sz="2" w:space="0" w:color="E5E7EB" w:frame="1"/>
                <w:lang w:eastAsia="vi-VN"/>
                <w14:ligatures w14:val="none"/>
              </w:rPr>
              <w:t>None of the festivities take place outside. </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BA1910" w:rsidRPr="00BA1910" w:rsidRDefault="00BA1910" w:rsidP="00BA1910">
            <w:pPr>
              <w:spacing w:after="0" w:line="240" w:lineRule="auto"/>
              <w:jc w:val="center"/>
              <w:rPr>
                <w:rFonts w:ascii="Arial" w:eastAsia="Times New Roman" w:hAnsi="Arial" w:cs="Arial"/>
                <w:kern w:val="0"/>
                <w:sz w:val="24"/>
                <w:szCs w:val="24"/>
                <w:lang w:eastAsia="vi-VN"/>
                <w14:ligatures w14:val="none"/>
              </w:rPr>
            </w:pPr>
            <w:r w:rsidRPr="00BA1910">
              <w:rPr>
                <w:rFonts w:ascii="Arial" w:eastAsia="Times New Roman" w:hAnsi="Arial" w:cs="Arial"/>
                <w:b/>
                <w:bCs/>
                <w:kern w:val="0"/>
                <w:sz w:val="24"/>
                <w:szCs w:val="24"/>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BA1910" w:rsidRPr="00BA1910" w:rsidRDefault="00BA1910" w:rsidP="00BA1910">
            <w:pPr>
              <w:spacing w:after="0" w:line="240" w:lineRule="auto"/>
              <w:jc w:val="center"/>
              <w:rPr>
                <w:rFonts w:ascii="Arial" w:eastAsia="Times New Roman" w:hAnsi="Arial" w:cs="Arial"/>
                <w:kern w:val="0"/>
                <w:sz w:val="24"/>
                <w:szCs w:val="24"/>
                <w:lang w:eastAsia="vi-VN"/>
                <w14:ligatures w14:val="none"/>
              </w:rPr>
            </w:pPr>
            <w:r w:rsidRPr="00BA1910">
              <w:rPr>
                <w:rFonts w:ascii="Arial" w:eastAsia="Times New Roman" w:hAnsi="Arial" w:cs="Arial"/>
                <w:kern w:val="0"/>
                <w:sz w:val="24"/>
                <w:szCs w:val="24"/>
                <w:lang w:eastAsia="vi-VN"/>
                <w14:ligatures w14:val="none"/>
              </w:rPr>
              <w:t>B. False</w:t>
            </w:r>
          </w:p>
        </w:tc>
      </w:tr>
      <w:tr w:rsidR="00BA1910" w:rsidRPr="00BA1910" w:rsidTr="00BA1910">
        <w:trPr>
          <w:jc w:val="center"/>
        </w:trPr>
        <w:tc>
          <w:tcPr>
            <w:tcW w:w="0" w:type="auto"/>
            <w:gridSpan w:val="4"/>
            <w:tcBorders>
              <w:top w:val="single" w:sz="6" w:space="0" w:color="CDCDCD"/>
              <w:left w:val="single" w:sz="6" w:space="0" w:color="CDCDCD"/>
              <w:bottom w:val="single" w:sz="6" w:space="0" w:color="CDCDCD"/>
              <w:right w:val="single" w:sz="6" w:space="0" w:color="CDCDCD"/>
            </w:tcBorders>
            <w:vAlign w:val="center"/>
            <w:hideMark/>
          </w:tcPr>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532"/>
              <w:gridCol w:w="5428"/>
            </w:tblGrid>
            <w:tr w:rsidR="00BA1910" w:rsidRPr="00BA1910">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BA1910">
                    <w:rPr>
                      <w:rFonts w:ascii="Arial" w:eastAsia="Times New Roman" w:hAnsi="Arial" w:cs="Arial"/>
                      <w:b/>
                      <w:bCs/>
                      <w:color w:val="000000"/>
                      <w:kern w:val="0"/>
                      <w:sz w:val="24"/>
                      <w:szCs w:val="24"/>
                      <w:bdr w:val="single" w:sz="2" w:space="0" w:color="E5E7EB" w:frame="1"/>
                      <w:lang w:eastAsia="vi-VN"/>
                      <w14:ligatures w14:val="none"/>
                    </w:rPr>
                    <w:t>Câu hỏi 4 - False</w:t>
                  </w:r>
                </w:p>
              </w:tc>
            </w:tr>
            <w:tr w:rsidR="00BA1910" w:rsidRPr="00BA1910">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BA1910">
                    <w:rPr>
                      <w:rFonts w:ascii="Arial" w:eastAsia="Times New Roman" w:hAnsi="Arial" w:cs="Arial"/>
                      <w:b/>
                      <w:bCs/>
                      <w:color w:val="FF0000"/>
                      <w:kern w:val="0"/>
                      <w:sz w:val="24"/>
                      <w:szCs w:val="24"/>
                      <w:bdr w:val="single" w:sz="2" w:space="0" w:color="E5E7EB" w:frame="1"/>
                      <w:lang w:eastAsia="vi-VN"/>
                      <w14:ligatures w14:val="none"/>
                    </w:rPr>
                    <w:t>None of</w:t>
                  </w:r>
                  <w:r w:rsidRPr="00BA1910">
                    <w:rPr>
                      <w:rFonts w:ascii="Arial" w:eastAsia="Times New Roman" w:hAnsi="Arial" w:cs="Arial"/>
                      <w:color w:val="000000"/>
                      <w:kern w:val="0"/>
                      <w:sz w:val="24"/>
                      <w:szCs w:val="24"/>
                      <w:bdr w:val="single" w:sz="2" w:space="0" w:color="E5E7EB" w:frame="1"/>
                      <w:lang w:eastAsia="vi-VN"/>
                      <w14:ligatures w14:val="none"/>
                    </w:rPr>
                    <w:t> the </w:t>
                  </w:r>
                  <w:r w:rsidRPr="00BA1910">
                    <w:rPr>
                      <w:rFonts w:ascii="Arial" w:eastAsia="Times New Roman" w:hAnsi="Arial" w:cs="Arial"/>
                      <w:color w:val="000000"/>
                      <w:kern w:val="0"/>
                      <w:sz w:val="24"/>
                      <w:szCs w:val="24"/>
                      <w:highlight w:val="yellow"/>
                      <w:bdr w:val="single" w:sz="2" w:space="0" w:color="E5E7EB" w:frame="1"/>
                      <w:lang w:eastAsia="vi-VN"/>
                      <w14:ligatures w14:val="none"/>
                    </w:rPr>
                    <w:t>festivities take place outside</w:t>
                  </w:r>
                  <w:r w:rsidRPr="00BA1910">
                    <w:rPr>
                      <w:rFonts w:ascii="Arial" w:eastAsia="Times New Roman" w:hAnsi="Arial" w:cs="Arial"/>
                      <w:color w:val="000000"/>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BA1910">
                    <w:rPr>
                      <w:rFonts w:ascii="Arial" w:eastAsia="Times New Roman" w:hAnsi="Arial" w:cs="Arial"/>
                      <w:b/>
                      <w:bCs/>
                      <w:color w:val="FF0000"/>
                      <w:kern w:val="0"/>
                      <w:sz w:val="24"/>
                      <w:szCs w:val="24"/>
                      <w:bdr w:val="single" w:sz="2" w:space="0" w:color="E5E7EB" w:frame="1"/>
                      <w:lang w:eastAsia="vi-VN"/>
                      <w14:ligatures w14:val="none"/>
                    </w:rPr>
                    <w:t>Không có</w:t>
                  </w:r>
                  <w:r w:rsidRPr="00BA1910">
                    <w:rPr>
                      <w:rFonts w:ascii="Arial" w:eastAsia="Times New Roman" w:hAnsi="Arial" w:cs="Arial"/>
                      <w:color w:val="000000"/>
                      <w:kern w:val="0"/>
                      <w:sz w:val="24"/>
                      <w:szCs w:val="24"/>
                      <w:bdr w:val="single" w:sz="2" w:space="0" w:color="E5E7EB" w:frame="1"/>
                      <w:lang w:eastAsia="vi-VN"/>
                      <w14:ligatures w14:val="none"/>
                    </w:rPr>
                    <w:t> </w:t>
                  </w:r>
                  <w:r w:rsidRPr="00BA1910">
                    <w:rPr>
                      <w:rFonts w:ascii="Arial" w:eastAsia="Times New Roman" w:hAnsi="Arial" w:cs="Arial"/>
                      <w:color w:val="000000"/>
                      <w:kern w:val="0"/>
                      <w:sz w:val="24"/>
                      <w:szCs w:val="24"/>
                      <w:highlight w:val="yellow"/>
                      <w:bdr w:val="single" w:sz="2" w:space="0" w:color="E5E7EB" w:frame="1"/>
                      <w:lang w:eastAsia="vi-VN"/>
                      <w14:ligatures w14:val="none"/>
                    </w:rPr>
                    <w:t>lễ hội diễn ra bên ngoài</w:t>
                  </w:r>
                  <w:r w:rsidRPr="00BA1910">
                    <w:rPr>
                      <w:rFonts w:ascii="Arial" w:eastAsia="Times New Roman" w:hAnsi="Arial" w:cs="Arial"/>
                      <w:color w:val="000000"/>
                      <w:kern w:val="0"/>
                      <w:sz w:val="24"/>
                      <w:szCs w:val="24"/>
                      <w:bdr w:val="single" w:sz="2" w:space="0" w:color="E5E7EB" w:frame="1"/>
                      <w:lang w:eastAsia="vi-VN"/>
                      <w14:ligatures w14:val="none"/>
                    </w:rPr>
                    <w:t>.</w:t>
                  </w:r>
                </w:p>
              </w:tc>
            </w:tr>
            <w:tr w:rsidR="00BA1910" w:rsidRPr="00BA1910">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BA1910">
                    <w:rPr>
                      <w:rFonts w:ascii="Arial" w:eastAsia="Times New Roman" w:hAnsi="Arial" w:cs="Arial"/>
                      <w:b/>
                      <w:bCs/>
                      <w:color w:val="000000"/>
                      <w:kern w:val="0"/>
                      <w:sz w:val="24"/>
                      <w:szCs w:val="24"/>
                      <w:bdr w:val="single" w:sz="2" w:space="0" w:color="E5E7EB" w:frame="1"/>
                      <w:lang w:eastAsia="vi-VN"/>
                      <w14:ligatures w14:val="none"/>
                    </w:rPr>
                    <w:t>Định vị vùng thông tin - Paragraph B</w:t>
                  </w:r>
                </w:p>
              </w:tc>
            </w:tr>
            <w:tr w:rsidR="00BA1910" w:rsidRPr="00BA1910">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BA1910">
                    <w:rPr>
                      <w:rFonts w:ascii="Arial" w:eastAsia="Times New Roman" w:hAnsi="Arial" w:cs="Arial"/>
                      <w:b/>
                      <w:bCs/>
                      <w:color w:val="FF0000"/>
                      <w:kern w:val="0"/>
                      <w:sz w:val="24"/>
                      <w:szCs w:val="24"/>
                      <w:bdr w:val="single" w:sz="2" w:space="0" w:color="E5E7EB" w:frame="1"/>
                      <w:lang w:eastAsia="vi-VN"/>
                      <w14:ligatures w14:val="none"/>
                    </w:rPr>
                    <w:t>During the festivities, you can enjoy live music and take part in</w:t>
                  </w:r>
                  <w:r w:rsidRPr="00BA1910">
                    <w:rPr>
                      <w:rFonts w:ascii="Arial" w:eastAsia="Times New Roman" w:hAnsi="Arial" w:cs="Arial"/>
                      <w:color w:val="000000"/>
                      <w:kern w:val="0"/>
                      <w:sz w:val="24"/>
                      <w:szCs w:val="24"/>
                      <w:bdr w:val="single" w:sz="2" w:space="0" w:color="E5E7EB" w:frame="1"/>
                      <w:lang w:eastAsia="vi-VN"/>
                      <w14:ligatures w14:val="none"/>
                    </w:rPr>
                    <w:t> </w:t>
                  </w:r>
                  <w:r w:rsidRPr="00BA1910">
                    <w:rPr>
                      <w:rFonts w:ascii="Arial" w:eastAsia="Times New Roman" w:hAnsi="Arial" w:cs="Arial"/>
                      <w:color w:val="000000"/>
                      <w:kern w:val="0"/>
                      <w:sz w:val="24"/>
                      <w:szCs w:val="24"/>
                      <w:highlight w:val="yellow"/>
                      <w:bdr w:val="single" w:sz="2" w:space="0" w:color="E5E7EB" w:frame="1"/>
                      <w:lang w:eastAsia="vi-VN"/>
                      <w14:ligatures w14:val="none"/>
                    </w:rPr>
                    <w:t>a large open-air festival</w:t>
                  </w:r>
                  <w:r w:rsidRPr="00BA1910">
                    <w:rPr>
                      <w:rFonts w:ascii="Arial" w:eastAsia="Times New Roman" w:hAnsi="Arial" w:cs="Arial"/>
                      <w:color w:val="000000"/>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BA1910">
                    <w:rPr>
                      <w:rFonts w:ascii="Arial" w:eastAsia="Times New Roman" w:hAnsi="Arial" w:cs="Arial"/>
                      <w:b/>
                      <w:bCs/>
                      <w:color w:val="FF0000"/>
                      <w:kern w:val="0"/>
                      <w:sz w:val="24"/>
                      <w:szCs w:val="24"/>
                      <w:bdr w:val="single" w:sz="2" w:space="0" w:color="E5E7EB" w:frame="1"/>
                      <w:lang w:eastAsia="vi-VN"/>
                      <w14:ligatures w14:val="none"/>
                    </w:rPr>
                    <w:t>Trong thời gian diễn ra lễ hội, bạn có thể thưởng thức nhạc sống và tham gia</w:t>
                  </w:r>
                  <w:r w:rsidRPr="00BA1910">
                    <w:rPr>
                      <w:rFonts w:ascii="Arial" w:eastAsia="Times New Roman" w:hAnsi="Arial" w:cs="Arial"/>
                      <w:color w:val="000000"/>
                      <w:kern w:val="0"/>
                      <w:sz w:val="24"/>
                      <w:szCs w:val="24"/>
                      <w:bdr w:val="single" w:sz="2" w:space="0" w:color="E5E7EB" w:frame="1"/>
                      <w:lang w:eastAsia="vi-VN"/>
                      <w14:ligatures w14:val="none"/>
                    </w:rPr>
                    <w:t> </w:t>
                  </w:r>
                  <w:r w:rsidRPr="00BA1910">
                    <w:rPr>
                      <w:rFonts w:ascii="Arial" w:eastAsia="Times New Roman" w:hAnsi="Arial" w:cs="Arial"/>
                      <w:color w:val="000000"/>
                      <w:kern w:val="0"/>
                      <w:sz w:val="24"/>
                      <w:szCs w:val="24"/>
                      <w:highlight w:val="yellow"/>
                      <w:bdr w:val="single" w:sz="2" w:space="0" w:color="E5E7EB" w:frame="1"/>
                      <w:lang w:eastAsia="vi-VN"/>
                      <w14:ligatures w14:val="none"/>
                    </w:rPr>
                    <w:t>một lễ hội ngoài trời lớn</w:t>
                  </w:r>
                  <w:r w:rsidRPr="00BA1910">
                    <w:rPr>
                      <w:rFonts w:ascii="Arial" w:eastAsia="Times New Roman" w:hAnsi="Arial" w:cs="Arial"/>
                      <w:color w:val="000000"/>
                      <w:kern w:val="0"/>
                      <w:sz w:val="24"/>
                      <w:szCs w:val="24"/>
                      <w:bdr w:val="single" w:sz="2" w:space="0" w:color="E5E7EB" w:frame="1"/>
                      <w:lang w:eastAsia="vi-VN"/>
                      <w14:ligatures w14:val="none"/>
                    </w:rPr>
                    <w:t>.</w:t>
                  </w:r>
                </w:p>
              </w:tc>
            </w:tr>
          </w:tbl>
          <w:p w:rsidR="00BA1910" w:rsidRPr="00BA1910" w:rsidRDefault="00BA1910" w:rsidP="00BA1910">
            <w:pPr>
              <w:spacing w:after="0" w:line="240" w:lineRule="auto"/>
              <w:jc w:val="left"/>
              <w:rPr>
                <w:rFonts w:ascii="Arial" w:eastAsia="Times New Roman" w:hAnsi="Arial" w:cs="Arial"/>
                <w:kern w:val="0"/>
                <w:sz w:val="24"/>
                <w:szCs w:val="24"/>
                <w:lang w:eastAsia="vi-VN"/>
                <w14:ligatures w14:val="none"/>
              </w:rPr>
            </w:pPr>
          </w:p>
        </w:tc>
      </w:tr>
      <w:tr w:rsidR="00BA1910" w:rsidRPr="00BA1910" w:rsidTr="00BA1910">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rsidR="00BA1910" w:rsidRPr="00BA1910" w:rsidRDefault="00BA1910" w:rsidP="00BA1910">
            <w:pPr>
              <w:spacing w:after="0" w:line="240" w:lineRule="auto"/>
              <w:jc w:val="center"/>
              <w:rPr>
                <w:rFonts w:ascii="Arial" w:eastAsia="Times New Roman" w:hAnsi="Arial" w:cs="Arial"/>
                <w:kern w:val="0"/>
                <w:sz w:val="24"/>
                <w:szCs w:val="24"/>
                <w:lang w:eastAsia="vi-VN"/>
                <w14:ligatures w14:val="none"/>
              </w:rPr>
            </w:pPr>
            <w:r w:rsidRPr="00BA1910">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1"/>
                <w:szCs w:val="21"/>
                <w:bdr w:val="single" w:sz="2" w:space="0" w:color="E5E7EB" w:frame="1"/>
                <w:lang w:eastAsia="vi-VN"/>
                <w14:ligatures w14:val="none"/>
              </w:rPr>
            </w:pPr>
            <w:r w:rsidRPr="00BA1910">
              <w:rPr>
                <w:rFonts w:ascii="Arial" w:eastAsia="Times New Roman" w:hAnsi="Arial" w:cs="Arial"/>
                <w:color w:val="000000"/>
                <w:kern w:val="0"/>
                <w:sz w:val="21"/>
                <w:szCs w:val="21"/>
                <w:bdr w:val="single" w:sz="2" w:space="0" w:color="E5E7EB" w:frame="1"/>
                <w:lang w:eastAsia="vi-VN"/>
                <w14:ligatures w14:val="none"/>
              </w:rPr>
              <w:t>There are few places in Venice where you can purchase your costume and mask. </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BA1910" w:rsidRPr="00BA1910" w:rsidRDefault="00BA1910" w:rsidP="00BA1910">
            <w:pPr>
              <w:spacing w:after="0" w:line="240" w:lineRule="auto"/>
              <w:jc w:val="center"/>
              <w:rPr>
                <w:rFonts w:ascii="Arial" w:eastAsia="Times New Roman" w:hAnsi="Arial" w:cs="Arial"/>
                <w:kern w:val="0"/>
                <w:sz w:val="24"/>
                <w:szCs w:val="24"/>
                <w:lang w:eastAsia="vi-VN"/>
                <w14:ligatures w14:val="none"/>
              </w:rPr>
            </w:pPr>
            <w:r w:rsidRPr="00BA1910">
              <w:rPr>
                <w:rFonts w:ascii="Arial" w:eastAsia="Times New Roman" w:hAnsi="Arial" w:cs="Arial"/>
                <w:b/>
                <w:bCs/>
                <w:kern w:val="0"/>
                <w:sz w:val="24"/>
                <w:szCs w:val="24"/>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BA1910" w:rsidRPr="00BA1910" w:rsidRDefault="00BA1910" w:rsidP="00BA1910">
            <w:pPr>
              <w:spacing w:after="0" w:line="240" w:lineRule="auto"/>
              <w:jc w:val="center"/>
              <w:rPr>
                <w:rFonts w:ascii="Arial" w:eastAsia="Times New Roman" w:hAnsi="Arial" w:cs="Arial"/>
                <w:kern w:val="0"/>
                <w:sz w:val="24"/>
                <w:szCs w:val="24"/>
                <w:lang w:eastAsia="vi-VN"/>
                <w14:ligatures w14:val="none"/>
              </w:rPr>
            </w:pPr>
            <w:r w:rsidRPr="00BA1910">
              <w:rPr>
                <w:rFonts w:ascii="Arial" w:eastAsia="Times New Roman" w:hAnsi="Arial" w:cs="Arial"/>
                <w:kern w:val="0"/>
                <w:sz w:val="24"/>
                <w:szCs w:val="24"/>
                <w:lang w:eastAsia="vi-VN"/>
                <w14:ligatures w14:val="none"/>
              </w:rPr>
              <w:t>B. False</w:t>
            </w:r>
          </w:p>
        </w:tc>
      </w:tr>
      <w:tr w:rsidR="00BA1910" w:rsidRPr="00BA1910" w:rsidTr="00BA1910">
        <w:trPr>
          <w:jc w:val="center"/>
        </w:trPr>
        <w:tc>
          <w:tcPr>
            <w:tcW w:w="0" w:type="auto"/>
            <w:gridSpan w:val="4"/>
            <w:tcBorders>
              <w:top w:val="single" w:sz="6" w:space="0" w:color="CDCDCD"/>
              <w:left w:val="single" w:sz="6" w:space="0" w:color="CDCDCD"/>
              <w:bottom w:val="single" w:sz="6" w:space="0" w:color="CDCDCD"/>
              <w:right w:val="single" w:sz="6" w:space="0" w:color="CDCDCD"/>
            </w:tcBorders>
            <w:vAlign w:val="center"/>
            <w:hideMark/>
          </w:tcPr>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57"/>
              <w:gridCol w:w="6103"/>
            </w:tblGrid>
            <w:tr w:rsidR="00BA1910" w:rsidRPr="00BA1910">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BA1910">
                    <w:rPr>
                      <w:rFonts w:ascii="Arial" w:eastAsia="Times New Roman" w:hAnsi="Arial" w:cs="Arial"/>
                      <w:b/>
                      <w:bCs/>
                      <w:color w:val="000000"/>
                      <w:kern w:val="0"/>
                      <w:sz w:val="24"/>
                      <w:szCs w:val="24"/>
                      <w:bdr w:val="single" w:sz="2" w:space="0" w:color="E5E7EB" w:frame="1"/>
                      <w:lang w:eastAsia="vi-VN"/>
                      <w14:ligatures w14:val="none"/>
                    </w:rPr>
                    <w:t>Câu hỏi 5 - False</w:t>
                  </w:r>
                </w:p>
              </w:tc>
            </w:tr>
            <w:tr w:rsidR="00BA1910" w:rsidRPr="00BA1910">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BA1910">
                    <w:rPr>
                      <w:rFonts w:ascii="Arial" w:eastAsia="Times New Roman" w:hAnsi="Arial" w:cs="Arial"/>
                      <w:b/>
                      <w:bCs/>
                      <w:color w:val="FF0000"/>
                      <w:kern w:val="0"/>
                      <w:sz w:val="24"/>
                      <w:szCs w:val="24"/>
                      <w:bdr w:val="single" w:sz="2" w:space="0" w:color="E5E7EB" w:frame="1"/>
                      <w:lang w:eastAsia="vi-VN"/>
                      <w14:ligatures w14:val="none"/>
                    </w:rPr>
                    <w:t>There are few places</w:t>
                  </w:r>
                  <w:r w:rsidRPr="00BA1910">
                    <w:rPr>
                      <w:rFonts w:ascii="Arial" w:eastAsia="Times New Roman" w:hAnsi="Arial" w:cs="Arial"/>
                      <w:color w:val="000000"/>
                      <w:kern w:val="0"/>
                      <w:sz w:val="24"/>
                      <w:szCs w:val="24"/>
                      <w:bdr w:val="single" w:sz="2" w:space="0" w:color="E5E7EB" w:frame="1"/>
                      <w:lang w:eastAsia="vi-VN"/>
                      <w14:ligatures w14:val="none"/>
                    </w:rPr>
                    <w:t> </w:t>
                  </w:r>
                  <w:r w:rsidRPr="00BA1910">
                    <w:rPr>
                      <w:rFonts w:ascii="Arial" w:eastAsia="Times New Roman" w:hAnsi="Arial" w:cs="Arial"/>
                      <w:color w:val="000000"/>
                      <w:kern w:val="0"/>
                      <w:sz w:val="24"/>
                      <w:szCs w:val="24"/>
                      <w:highlight w:val="green"/>
                      <w:bdr w:val="single" w:sz="2" w:space="0" w:color="E5E7EB" w:frame="1"/>
                      <w:lang w:eastAsia="vi-VN"/>
                      <w14:ligatures w14:val="none"/>
                    </w:rPr>
                    <w:t>in Venice</w:t>
                  </w:r>
                  <w:r w:rsidRPr="00BA1910">
                    <w:rPr>
                      <w:rFonts w:ascii="Arial" w:eastAsia="Times New Roman" w:hAnsi="Arial" w:cs="Arial"/>
                      <w:color w:val="000000"/>
                      <w:kern w:val="0"/>
                      <w:sz w:val="24"/>
                      <w:szCs w:val="24"/>
                      <w:bdr w:val="single" w:sz="2" w:space="0" w:color="E5E7EB" w:frame="1"/>
                      <w:lang w:eastAsia="vi-VN"/>
                      <w14:ligatures w14:val="none"/>
                    </w:rPr>
                    <w:t> where you can purchase your </w:t>
                  </w:r>
                  <w:r w:rsidRPr="00BA1910">
                    <w:rPr>
                      <w:rFonts w:ascii="Arial" w:eastAsia="Times New Roman" w:hAnsi="Arial" w:cs="Arial"/>
                      <w:color w:val="000000"/>
                      <w:kern w:val="0"/>
                      <w:sz w:val="24"/>
                      <w:szCs w:val="24"/>
                      <w:highlight w:val="yellow"/>
                      <w:bdr w:val="single" w:sz="2" w:space="0" w:color="E5E7EB" w:frame="1"/>
                      <w:lang w:eastAsia="vi-VN"/>
                      <w14:ligatures w14:val="none"/>
                    </w:rPr>
                    <w:t>costume and mask</w:t>
                  </w:r>
                  <w:r w:rsidRPr="00BA1910">
                    <w:rPr>
                      <w:rFonts w:ascii="Arial" w:eastAsia="Times New Roman" w:hAnsi="Arial" w:cs="Arial"/>
                      <w:color w:val="000000"/>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BA1910">
                    <w:rPr>
                      <w:rFonts w:ascii="Arial" w:eastAsia="Times New Roman" w:hAnsi="Arial" w:cs="Arial"/>
                      <w:b/>
                      <w:bCs/>
                      <w:color w:val="FF0000"/>
                      <w:kern w:val="0"/>
                      <w:sz w:val="24"/>
                      <w:szCs w:val="24"/>
                      <w:bdr w:val="single" w:sz="2" w:space="0" w:color="E5E7EB" w:frame="1"/>
                      <w:lang w:eastAsia="vi-VN"/>
                      <w14:ligatures w14:val="none"/>
                    </w:rPr>
                    <w:t>Có rất ít nơi</w:t>
                  </w:r>
                  <w:r w:rsidRPr="00BA1910">
                    <w:rPr>
                      <w:rFonts w:ascii="Arial" w:eastAsia="Times New Roman" w:hAnsi="Arial" w:cs="Arial"/>
                      <w:color w:val="000000"/>
                      <w:kern w:val="0"/>
                      <w:sz w:val="24"/>
                      <w:szCs w:val="24"/>
                      <w:bdr w:val="single" w:sz="2" w:space="0" w:color="E5E7EB" w:frame="1"/>
                      <w:lang w:eastAsia="vi-VN"/>
                      <w14:ligatures w14:val="none"/>
                    </w:rPr>
                    <w:t> </w:t>
                  </w:r>
                  <w:r w:rsidRPr="00BA1910">
                    <w:rPr>
                      <w:rFonts w:ascii="Arial" w:eastAsia="Times New Roman" w:hAnsi="Arial" w:cs="Arial"/>
                      <w:color w:val="000000"/>
                      <w:kern w:val="0"/>
                      <w:sz w:val="24"/>
                      <w:szCs w:val="24"/>
                      <w:highlight w:val="green"/>
                      <w:bdr w:val="single" w:sz="2" w:space="0" w:color="E5E7EB" w:frame="1"/>
                      <w:lang w:eastAsia="vi-VN"/>
                      <w14:ligatures w14:val="none"/>
                    </w:rPr>
                    <w:t>ở Venice</w:t>
                  </w:r>
                  <w:r w:rsidRPr="00BA1910">
                    <w:rPr>
                      <w:rFonts w:ascii="Arial" w:eastAsia="Times New Roman" w:hAnsi="Arial" w:cs="Arial"/>
                      <w:color w:val="000000"/>
                      <w:kern w:val="0"/>
                      <w:sz w:val="24"/>
                      <w:szCs w:val="24"/>
                      <w:bdr w:val="single" w:sz="2" w:space="0" w:color="E5E7EB" w:frame="1"/>
                      <w:lang w:eastAsia="vi-VN"/>
                      <w14:ligatures w14:val="none"/>
                    </w:rPr>
                    <w:t> mà bạn có thể mua </w:t>
                  </w:r>
                  <w:r w:rsidRPr="00BA1910">
                    <w:rPr>
                      <w:rFonts w:ascii="Arial" w:eastAsia="Times New Roman" w:hAnsi="Arial" w:cs="Arial"/>
                      <w:color w:val="000000"/>
                      <w:kern w:val="0"/>
                      <w:sz w:val="24"/>
                      <w:szCs w:val="24"/>
                      <w:highlight w:val="yellow"/>
                      <w:bdr w:val="single" w:sz="2" w:space="0" w:color="E5E7EB" w:frame="1"/>
                      <w:lang w:eastAsia="vi-VN"/>
                      <w14:ligatures w14:val="none"/>
                    </w:rPr>
                    <w:t>trang phục và mặt nạ</w:t>
                  </w:r>
                  <w:r w:rsidRPr="00BA1910">
                    <w:rPr>
                      <w:rFonts w:ascii="Arial" w:eastAsia="Times New Roman" w:hAnsi="Arial" w:cs="Arial"/>
                      <w:color w:val="000000"/>
                      <w:kern w:val="0"/>
                      <w:sz w:val="24"/>
                      <w:szCs w:val="24"/>
                      <w:bdr w:val="single" w:sz="2" w:space="0" w:color="E5E7EB" w:frame="1"/>
                      <w:lang w:eastAsia="vi-VN"/>
                      <w14:ligatures w14:val="none"/>
                    </w:rPr>
                    <w:t> của mình.</w:t>
                  </w:r>
                </w:p>
              </w:tc>
            </w:tr>
            <w:tr w:rsidR="00BA1910" w:rsidRPr="00BA1910">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BA1910">
                    <w:rPr>
                      <w:rFonts w:ascii="Arial" w:eastAsia="Times New Roman" w:hAnsi="Arial" w:cs="Arial"/>
                      <w:b/>
                      <w:bCs/>
                      <w:color w:val="000000"/>
                      <w:kern w:val="0"/>
                      <w:sz w:val="24"/>
                      <w:szCs w:val="24"/>
                      <w:bdr w:val="single" w:sz="2" w:space="0" w:color="E5E7EB" w:frame="1"/>
                      <w:lang w:eastAsia="vi-VN"/>
                      <w14:ligatures w14:val="none"/>
                    </w:rPr>
                    <w:lastRenderedPageBreak/>
                    <w:t>Định vị vùng thông tin - Paragraph B</w:t>
                  </w:r>
                </w:p>
              </w:tc>
            </w:tr>
            <w:tr w:rsidR="00BA1910" w:rsidRPr="00BA1910">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BA1910">
                    <w:rPr>
                      <w:rFonts w:ascii="Arial" w:eastAsia="Times New Roman" w:hAnsi="Arial" w:cs="Arial"/>
                      <w:color w:val="000000"/>
                      <w:kern w:val="0"/>
                      <w:sz w:val="24"/>
                      <w:szCs w:val="24"/>
                      <w:bdr w:val="single" w:sz="2" w:space="0" w:color="E5E7EB" w:frame="1"/>
                      <w:lang w:eastAsia="vi-VN"/>
                      <w14:ligatures w14:val="none"/>
                    </w:rPr>
                    <w:t>Costumes are also a major feature of the occasion and there is even a competition to judge the best one. The best ones are usually displayed at the centre of carnival festivities, in the breathtaking St Mark's Square. </w:t>
                  </w:r>
                  <w:r w:rsidRPr="00BA1910">
                    <w:rPr>
                      <w:rFonts w:ascii="Arial" w:eastAsia="Times New Roman" w:hAnsi="Arial" w:cs="Arial"/>
                      <w:b/>
                      <w:bCs/>
                      <w:color w:val="FF0000"/>
                      <w:kern w:val="0"/>
                      <w:sz w:val="24"/>
                      <w:szCs w:val="24"/>
                      <w:bdr w:val="single" w:sz="2" w:space="0" w:color="E5E7EB" w:frame="1"/>
                      <w:lang w:eastAsia="vi-VN"/>
                      <w14:ligatures w14:val="none"/>
                    </w:rPr>
                    <w:t>Numerous shops</w:t>
                  </w:r>
                  <w:r w:rsidRPr="00BA1910">
                    <w:rPr>
                      <w:rFonts w:ascii="Arial" w:eastAsia="Times New Roman" w:hAnsi="Arial" w:cs="Arial"/>
                      <w:color w:val="000000"/>
                      <w:kern w:val="0"/>
                      <w:sz w:val="24"/>
                      <w:szCs w:val="24"/>
                      <w:bdr w:val="single" w:sz="2" w:space="0" w:color="E5E7EB" w:frame="1"/>
                      <w:lang w:eastAsia="vi-VN"/>
                      <w14:ligatures w14:val="none"/>
                    </w:rPr>
                    <w:t> </w:t>
                  </w:r>
                  <w:r w:rsidRPr="00BA1910">
                    <w:rPr>
                      <w:rFonts w:ascii="Arial" w:eastAsia="Times New Roman" w:hAnsi="Arial" w:cs="Arial"/>
                      <w:color w:val="000000"/>
                      <w:kern w:val="0"/>
                      <w:sz w:val="24"/>
                      <w:szCs w:val="24"/>
                      <w:highlight w:val="green"/>
                      <w:bdr w:val="single" w:sz="2" w:space="0" w:color="E5E7EB" w:frame="1"/>
                      <w:lang w:eastAsia="vi-VN"/>
                      <w14:ligatures w14:val="none"/>
                    </w:rPr>
                    <w:t>in Venice</w:t>
                  </w:r>
                  <w:r w:rsidRPr="00BA1910">
                    <w:rPr>
                      <w:rFonts w:ascii="Arial" w:eastAsia="Times New Roman" w:hAnsi="Arial" w:cs="Arial"/>
                      <w:color w:val="000000"/>
                      <w:kern w:val="0"/>
                      <w:sz w:val="24"/>
                      <w:szCs w:val="24"/>
                      <w:bdr w:val="single" w:sz="2" w:space="0" w:color="E5E7EB" w:frame="1"/>
                      <w:lang w:eastAsia="vi-VN"/>
                      <w14:ligatures w14:val="none"/>
                    </w:rPr>
                    <w:t> sell these </w:t>
                  </w:r>
                  <w:r w:rsidRPr="00BA1910">
                    <w:rPr>
                      <w:rFonts w:ascii="Arial" w:eastAsia="Times New Roman" w:hAnsi="Arial" w:cs="Arial"/>
                      <w:color w:val="000000"/>
                      <w:kern w:val="0"/>
                      <w:sz w:val="24"/>
                      <w:szCs w:val="24"/>
                      <w:highlight w:val="yellow"/>
                      <w:bdr w:val="single" w:sz="2" w:space="0" w:color="E5E7EB" w:frame="1"/>
                      <w:lang w:eastAsia="vi-VN"/>
                      <w14:ligatures w14:val="none"/>
                    </w:rPr>
                    <w:t>costumes and masks</w:t>
                  </w:r>
                  <w:r w:rsidRPr="00BA1910">
                    <w:rPr>
                      <w:rFonts w:ascii="Arial" w:eastAsia="Times New Roman" w:hAnsi="Arial" w:cs="Arial"/>
                      <w:color w:val="000000"/>
                      <w:kern w:val="0"/>
                      <w:sz w:val="24"/>
                      <w:szCs w:val="24"/>
                      <w:bdr w:val="single" w:sz="2" w:space="0" w:color="E5E7EB" w:frame="1"/>
                      <w:lang w:eastAsia="vi-VN"/>
                      <w14:ligatures w14:val="none"/>
                    </w:rPr>
                    <w:t> in preparation for this great event.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BA1910">
                    <w:rPr>
                      <w:rFonts w:ascii="Arial" w:eastAsia="Times New Roman" w:hAnsi="Arial" w:cs="Arial"/>
                      <w:color w:val="000000"/>
                      <w:kern w:val="0"/>
                      <w:sz w:val="24"/>
                      <w:szCs w:val="24"/>
                      <w:bdr w:val="single" w:sz="2" w:space="0" w:color="E5E7EB" w:frame="1"/>
                      <w:lang w:eastAsia="vi-VN"/>
                      <w14:ligatures w14:val="none"/>
                    </w:rPr>
                    <w:t>Trang phục cũng là một phần chính của sự kiện và thậm chí còn có một cuộc thi để đánh giá người xuất sắc nhất. Những thứ tốt nhất thường được trưng bày ở trung tâm của các lễ hội hóa trang, trong Quảng trường St Mark's ngoạn mục. </w:t>
                  </w:r>
                  <w:r w:rsidRPr="00BA1910">
                    <w:rPr>
                      <w:rFonts w:ascii="Arial" w:eastAsia="Times New Roman" w:hAnsi="Arial" w:cs="Arial"/>
                      <w:b/>
                      <w:bCs/>
                      <w:color w:val="FF0000"/>
                      <w:kern w:val="0"/>
                      <w:sz w:val="24"/>
                      <w:szCs w:val="24"/>
                      <w:bdr w:val="single" w:sz="2" w:space="0" w:color="E5E7EB" w:frame="1"/>
                      <w:lang w:eastAsia="vi-VN"/>
                      <w14:ligatures w14:val="none"/>
                    </w:rPr>
                    <w:t>Nhiều cửa hàng</w:t>
                  </w:r>
                  <w:r w:rsidRPr="00BA1910">
                    <w:rPr>
                      <w:rFonts w:ascii="Arial" w:eastAsia="Times New Roman" w:hAnsi="Arial" w:cs="Arial"/>
                      <w:color w:val="000000"/>
                      <w:kern w:val="0"/>
                      <w:sz w:val="24"/>
                      <w:szCs w:val="24"/>
                      <w:bdr w:val="single" w:sz="2" w:space="0" w:color="E5E7EB" w:frame="1"/>
                      <w:lang w:eastAsia="vi-VN"/>
                      <w14:ligatures w14:val="none"/>
                    </w:rPr>
                    <w:t> </w:t>
                  </w:r>
                  <w:r w:rsidRPr="00BA1910">
                    <w:rPr>
                      <w:rFonts w:ascii="Arial" w:eastAsia="Times New Roman" w:hAnsi="Arial" w:cs="Arial"/>
                      <w:color w:val="000000"/>
                      <w:kern w:val="0"/>
                      <w:sz w:val="24"/>
                      <w:szCs w:val="24"/>
                      <w:highlight w:val="green"/>
                      <w:bdr w:val="single" w:sz="2" w:space="0" w:color="E5E7EB" w:frame="1"/>
                      <w:lang w:eastAsia="vi-VN"/>
                      <w14:ligatures w14:val="none"/>
                    </w:rPr>
                    <w:t>ở Venice</w:t>
                  </w:r>
                  <w:r w:rsidRPr="00BA1910">
                    <w:rPr>
                      <w:rFonts w:ascii="Arial" w:eastAsia="Times New Roman" w:hAnsi="Arial" w:cs="Arial"/>
                      <w:color w:val="000000"/>
                      <w:kern w:val="0"/>
                      <w:sz w:val="24"/>
                      <w:szCs w:val="24"/>
                      <w:bdr w:val="single" w:sz="2" w:space="0" w:color="E5E7EB" w:frame="1"/>
                      <w:lang w:eastAsia="vi-VN"/>
                      <w14:ligatures w14:val="none"/>
                    </w:rPr>
                    <w:t> bày bán </w:t>
                  </w:r>
                  <w:r w:rsidRPr="00BA1910">
                    <w:rPr>
                      <w:rFonts w:ascii="Arial" w:eastAsia="Times New Roman" w:hAnsi="Arial" w:cs="Arial"/>
                      <w:color w:val="000000"/>
                      <w:kern w:val="0"/>
                      <w:sz w:val="24"/>
                      <w:szCs w:val="24"/>
                      <w:highlight w:val="yellow"/>
                      <w:bdr w:val="single" w:sz="2" w:space="0" w:color="E5E7EB" w:frame="1"/>
                      <w:lang w:eastAsia="vi-VN"/>
                      <w14:ligatures w14:val="none"/>
                    </w:rPr>
                    <w:t>những bộ trang phục và mặt nạ</w:t>
                  </w:r>
                  <w:r w:rsidRPr="00BA1910">
                    <w:rPr>
                      <w:rFonts w:ascii="Arial" w:eastAsia="Times New Roman" w:hAnsi="Arial" w:cs="Arial"/>
                      <w:color w:val="000000"/>
                      <w:kern w:val="0"/>
                      <w:sz w:val="24"/>
                      <w:szCs w:val="24"/>
                      <w:bdr w:val="single" w:sz="2" w:space="0" w:color="E5E7EB" w:frame="1"/>
                      <w:lang w:eastAsia="vi-VN"/>
                      <w14:ligatures w14:val="none"/>
                    </w:rPr>
                    <w:t> này để chuẩn bị cho sự kiện trọng đại này.</w:t>
                  </w:r>
                </w:p>
              </w:tc>
            </w:tr>
            <w:tr w:rsidR="00BA1910" w:rsidRPr="00BA1910">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BA1910">
                    <w:rPr>
                      <w:rFonts w:ascii="Arial" w:eastAsia="Times New Roman" w:hAnsi="Arial" w:cs="Arial"/>
                      <w:color w:val="000000"/>
                      <w:kern w:val="0"/>
                      <w:sz w:val="24"/>
                      <w:szCs w:val="24"/>
                      <w:bdr w:val="single" w:sz="2" w:space="0" w:color="E5E7EB" w:frame="1"/>
                      <w:lang w:eastAsia="vi-VN"/>
                      <w14:ligatures w14:val="none"/>
                    </w:rPr>
                    <w:t>Chú ý tới 2 từ khóa “costumes” và “mask” để tìm được đoạn B chứa đáp án.</w:t>
                  </w:r>
                </w:p>
              </w:tc>
            </w:tr>
          </w:tbl>
          <w:p w:rsidR="00BA1910" w:rsidRPr="00BA1910" w:rsidRDefault="00BA1910" w:rsidP="00BA1910">
            <w:pPr>
              <w:spacing w:after="0" w:line="240" w:lineRule="auto"/>
              <w:jc w:val="left"/>
              <w:rPr>
                <w:rFonts w:ascii="Arial" w:eastAsia="Times New Roman" w:hAnsi="Arial" w:cs="Arial"/>
                <w:kern w:val="0"/>
                <w:sz w:val="24"/>
                <w:szCs w:val="24"/>
                <w:lang w:eastAsia="vi-VN"/>
                <w14:ligatures w14:val="none"/>
              </w:rPr>
            </w:pPr>
          </w:p>
        </w:tc>
      </w:tr>
      <w:tr w:rsidR="00BA1910" w:rsidRPr="00BA1910" w:rsidTr="00BA1910">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rsidR="00BA1910" w:rsidRPr="00BA1910" w:rsidRDefault="00BA1910" w:rsidP="00BA1910">
            <w:pPr>
              <w:spacing w:after="0" w:line="240" w:lineRule="auto"/>
              <w:jc w:val="center"/>
              <w:rPr>
                <w:rFonts w:ascii="Arial" w:eastAsia="Times New Roman" w:hAnsi="Arial" w:cs="Arial"/>
                <w:kern w:val="0"/>
                <w:sz w:val="24"/>
                <w:szCs w:val="24"/>
                <w:lang w:eastAsia="vi-VN"/>
                <w14:ligatures w14:val="none"/>
              </w:rPr>
            </w:pPr>
            <w:r w:rsidRPr="00BA1910">
              <w:rPr>
                <w:rFonts w:ascii="Arial" w:eastAsia="Times New Roman" w:hAnsi="Arial" w:cs="Arial"/>
                <w:b/>
                <w:bCs/>
                <w:color w:val="1479F4"/>
                <w:kern w:val="0"/>
                <w:sz w:val="24"/>
                <w:szCs w:val="24"/>
                <w:bdr w:val="single" w:sz="6" w:space="2" w:color="1479F4" w:frame="1"/>
                <w:lang w:eastAsia="vi-VN"/>
                <w14:ligatures w14:val="none"/>
              </w:rPr>
              <w:lastRenderedPageBreak/>
              <w:t>6</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1"/>
                <w:szCs w:val="21"/>
                <w:bdr w:val="single" w:sz="2" w:space="0" w:color="E5E7EB" w:frame="1"/>
                <w:lang w:eastAsia="vi-VN"/>
                <w14:ligatures w14:val="none"/>
              </w:rPr>
            </w:pPr>
            <w:r w:rsidRPr="00BA1910">
              <w:rPr>
                <w:rFonts w:ascii="Arial" w:eastAsia="Times New Roman" w:hAnsi="Arial" w:cs="Arial"/>
                <w:color w:val="000000"/>
                <w:kern w:val="0"/>
                <w:sz w:val="21"/>
                <w:szCs w:val="21"/>
                <w:bdr w:val="single" w:sz="2" w:space="0" w:color="E5E7EB" w:frame="1"/>
                <w:lang w:eastAsia="vi-VN"/>
                <w14:ligatures w14:val="none"/>
              </w:rPr>
              <w:t>In order to take part in the costume competition you need to be Italian. </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BA1910" w:rsidRPr="00BA1910" w:rsidRDefault="00BA1910" w:rsidP="00BA1910">
            <w:pPr>
              <w:spacing w:after="0" w:line="240" w:lineRule="auto"/>
              <w:jc w:val="center"/>
              <w:rPr>
                <w:rFonts w:ascii="Arial" w:eastAsia="Times New Roman" w:hAnsi="Arial" w:cs="Arial"/>
                <w:kern w:val="0"/>
                <w:sz w:val="24"/>
                <w:szCs w:val="24"/>
                <w:lang w:eastAsia="vi-VN"/>
                <w14:ligatures w14:val="none"/>
              </w:rPr>
            </w:pPr>
            <w:r w:rsidRPr="00BA1910">
              <w:rPr>
                <w:rFonts w:ascii="Arial" w:eastAsia="Times New Roman" w:hAnsi="Arial" w:cs="Arial"/>
                <w:b/>
                <w:bCs/>
                <w:kern w:val="0"/>
                <w:sz w:val="24"/>
                <w:szCs w:val="24"/>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BA1910" w:rsidRPr="00BA1910" w:rsidRDefault="00BA1910" w:rsidP="00BA1910">
            <w:pPr>
              <w:spacing w:after="0" w:line="240" w:lineRule="auto"/>
              <w:jc w:val="center"/>
              <w:rPr>
                <w:rFonts w:ascii="Arial" w:eastAsia="Times New Roman" w:hAnsi="Arial" w:cs="Arial"/>
                <w:kern w:val="0"/>
                <w:sz w:val="24"/>
                <w:szCs w:val="24"/>
                <w:lang w:eastAsia="vi-VN"/>
                <w14:ligatures w14:val="none"/>
              </w:rPr>
            </w:pPr>
            <w:r w:rsidRPr="00BA1910">
              <w:rPr>
                <w:rFonts w:ascii="Arial" w:eastAsia="Times New Roman" w:hAnsi="Arial" w:cs="Arial"/>
                <w:kern w:val="0"/>
                <w:sz w:val="24"/>
                <w:szCs w:val="24"/>
                <w:lang w:eastAsia="vi-VN"/>
                <w14:ligatures w14:val="none"/>
              </w:rPr>
              <w:t>C. Not Given</w:t>
            </w:r>
          </w:p>
        </w:tc>
      </w:tr>
      <w:tr w:rsidR="00BA1910" w:rsidRPr="00BA1910" w:rsidTr="00BA1910">
        <w:trPr>
          <w:jc w:val="center"/>
        </w:trPr>
        <w:tc>
          <w:tcPr>
            <w:tcW w:w="0" w:type="auto"/>
            <w:gridSpan w:val="4"/>
            <w:tcBorders>
              <w:top w:val="single" w:sz="6" w:space="0" w:color="CDCDCD"/>
              <w:left w:val="single" w:sz="6" w:space="0" w:color="CDCDCD"/>
              <w:bottom w:val="single" w:sz="6" w:space="0" w:color="CDCDCD"/>
              <w:right w:val="single" w:sz="6" w:space="0" w:color="CDCDCD"/>
            </w:tcBorders>
            <w:vAlign w:val="center"/>
            <w:hideMark/>
          </w:tcPr>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27"/>
              <w:gridCol w:w="5533"/>
            </w:tblGrid>
            <w:tr w:rsidR="00BA1910" w:rsidRPr="00BA1910">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BA1910">
                    <w:rPr>
                      <w:rFonts w:ascii="Arial" w:eastAsia="Times New Roman" w:hAnsi="Arial" w:cs="Arial"/>
                      <w:b/>
                      <w:bCs/>
                      <w:color w:val="000000"/>
                      <w:kern w:val="0"/>
                      <w:sz w:val="24"/>
                      <w:szCs w:val="24"/>
                      <w:bdr w:val="single" w:sz="2" w:space="0" w:color="E5E7EB" w:frame="1"/>
                      <w:lang w:eastAsia="vi-VN"/>
                      <w14:ligatures w14:val="none"/>
                    </w:rPr>
                    <w:t>Câu hỏi 6 - Not Given</w:t>
                  </w:r>
                </w:p>
              </w:tc>
            </w:tr>
            <w:tr w:rsidR="00BA1910" w:rsidRPr="00BA1910">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BA1910">
                    <w:rPr>
                      <w:rFonts w:ascii="Arial" w:eastAsia="Times New Roman" w:hAnsi="Arial" w:cs="Arial"/>
                      <w:color w:val="000000"/>
                      <w:kern w:val="0"/>
                      <w:sz w:val="24"/>
                      <w:szCs w:val="24"/>
                      <w:bdr w:val="single" w:sz="2" w:space="0" w:color="E5E7EB" w:frame="1"/>
                      <w:lang w:eastAsia="vi-VN"/>
                      <w14:ligatures w14:val="none"/>
                    </w:rPr>
                    <w:t>In order to take part in </w:t>
                  </w:r>
                  <w:r w:rsidRPr="00BA1910">
                    <w:rPr>
                      <w:rFonts w:ascii="Arial" w:eastAsia="Times New Roman" w:hAnsi="Arial" w:cs="Arial"/>
                      <w:color w:val="000000"/>
                      <w:kern w:val="0"/>
                      <w:sz w:val="24"/>
                      <w:szCs w:val="24"/>
                      <w:highlight w:val="yellow"/>
                      <w:bdr w:val="single" w:sz="2" w:space="0" w:color="E5E7EB" w:frame="1"/>
                      <w:lang w:eastAsia="vi-VN"/>
                      <w14:ligatures w14:val="none"/>
                    </w:rPr>
                    <w:t>the costume competition</w:t>
                  </w:r>
                  <w:r w:rsidRPr="00BA1910">
                    <w:rPr>
                      <w:rFonts w:ascii="Arial" w:eastAsia="Times New Roman" w:hAnsi="Arial" w:cs="Arial"/>
                      <w:color w:val="000000"/>
                      <w:kern w:val="0"/>
                      <w:sz w:val="24"/>
                      <w:szCs w:val="24"/>
                      <w:bdr w:val="single" w:sz="2" w:space="0" w:color="E5E7EB" w:frame="1"/>
                      <w:lang w:eastAsia="vi-VN"/>
                      <w14:ligatures w14:val="none"/>
                    </w:rPr>
                    <w:t> you need to be Italian.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BA1910">
                    <w:rPr>
                      <w:rFonts w:ascii="Arial" w:eastAsia="Times New Roman" w:hAnsi="Arial" w:cs="Arial"/>
                      <w:color w:val="000000"/>
                      <w:kern w:val="0"/>
                      <w:sz w:val="24"/>
                      <w:szCs w:val="24"/>
                      <w:bdr w:val="single" w:sz="2" w:space="0" w:color="E5E7EB" w:frame="1"/>
                      <w:lang w:eastAsia="vi-VN"/>
                      <w14:ligatures w14:val="none"/>
                    </w:rPr>
                    <w:t>Để tham gia </w:t>
                  </w:r>
                  <w:r w:rsidRPr="00BA1910">
                    <w:rPr>
                      <w:rFonts w:ascii="Arial" w:eastAsia="Times New Roman" w:hAnsi="Arial" w:cs="Arial"/>
                      <w:color w:val="000000"/>
                      <w:kern w:val="0"/>
                      <w:sz w:val="24"/>
                      <w:szCs w:val="24"/>
                      <w:highlight w:val="yellow"/>
                      <w:bdr w:val="single" w:sz="2" w:space="0" w:color="E5E7EB" w:frame="1"/>
                      <w:lang w:eastAsia="vi-VN"/>
                      <w14:ligatures w14:val="none"/>
                    </w:rPr>
                    <w:t>phần thi trang phục</w:t>
                  </w:r>
                  <w:r w:rsidRPr="00BA1910">
                    <w:rPr>
                      <w:rFonts w:ascii="Arial" w:eastAsia="Times New Roman" w:hAnsi="Arial" w:cs="Arial"/>
                      <w:color w:val="000000"/>
                      <w:kern w:val="0"/>
                      <w:sz w:val="24"/>
                      <w:szCs w:val="24"/>
                      <w:bdr w:val="single" w:sz="2" w:space="0" w:color="E5E7EB" w:frame="1"/>
                      <w:lang w:eastAsia="vi-VN"/>
                      <w14:ligatures w14:val="none"/>
                    </w:rPr>
                    <w:t>, bạn cần phải là người Ý.</w:t>
                  </w:r>
                </w:p>
              </w:tc>
            </w:tr>
            <w:tr w:rsidR="00BA1910" w:rsidRPr="00BA1910">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BA1910">
                    <w:rPr>
                      <w:rFonts w:ascii="Arial" w:eastAsia="Times New Roman" w:hAnsi="Arial" w:cs="Arial"/>
                      <w:b/>
                      <w:bCs/>
                      <w:color w:val="000000"/>
                      <w:kern w:val="0"/>
                      <w:sz w:val="24"/>
                      <w:szCs w:val="24"/>
                      <w:bdr w:val="single" w:sz="2" w:space="0" w:color="E5E7EB" w:frame="1"/>
                      <w:lang w:eastAsia="vi-VN"/>
                      <w14:ligatures w14:val="none"/>
                    </w:rPr>
                    <w:t>Định vị vùng thông tin - Paragraph B</w:t>
                  </w:r>
                </w:p>
              </w:tc>
            </w:tr>
            <w:tr w:rsidR="00BA1910" w:rsidRPr="00BA1910">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BA1910">
                    <w:rPr>
                      <w:rFonts w:ascii="Arial" w:eastAsia="Times New Roman" w:hAnsi="Arial" w:cs="Arial"/>
                      <w:color w:val="000000"/>
                      <w:kern w:val="0"/>
                      <w:sz w:val="24"/>
                      <w:szCs w:val="24"/>
                      <w:highlight w:val="yellow"/>
                      <w:bdr w:val="single" w:sz="2" w:space="0" w:color="E5E7EB" w:frame="1"/>
                      <w:lang w:eastAsia="vi-VN"/>
                      <w14:ligatures w14:val="none"/>
                    </w:rPr>
                    <w:t>Costumes</w:t>
                  </w:r>
                  <w:r w:rsidRPr="00BA1910">
                    <w:rPr>
                      <w:rFonts w:ascii="Arial" w:eastAsia="Times New Roman" w:hAnsi="Arial" w:cs="Arial"/>
                      <w:color w:val="000000"/>
                      <w:kern w:val="0"/>
                      <w:sz w:val="24"/>
                      <w:szCs w:val="24"/>
                      <w:bdr w:val="single" w:sz="2" w:space="0" w:color="E5E7EB" w:frame="1"/>
                      <w:lang w:eastAsia="vi-VN"/>
                      <w14:ligatures w14:val="none"/>
                    </w:rPr>
                    <w:t> are also a major feature of the occasion and there is even </w:t>
                  </w:r>
                  <w:r w:rsidRPr="00BA1910">
                    <w:rPr>
                      <w:rFonts w:ascii="Arial" w:eastAsia="Times New Roman" w:hAnsi="Arial" w:cs="Arial"/>
                      <w:color w:val="000000"/>
                      <w:kern w:val="0"/>
                      <w:sz w:val="24"/>
                      <w:szCs w:val="24"/>
                      <w:highlight w:val="yellow"/>
                      <w:bdr w:val="single" w:sz="2" w:space="0" w:color="E5E7EB" w:frame="1"/>
                      <w:lang w:eastAsia="vi-VN"/>
                      <w14:ligatures w14:val="none"/>
                    </w:rPr>
                    <w:t>a competition</w:t>
                  </w:r>
                  <w:r w:rsidRPr="00BA1910">
                    <w:rPr>
                      <w:rFonts w:ascii="Arial" w:eastAsia="Times New Roman" w:hAnsi="Arial" w:cs="Arial"/>
                      <w:color w:val="000000"/>
                      <w:kern w:val="0"/>
                      <w:sz w:val="24"/>
                      <w:szCs w:val="24"/>
                      <w:bdr w:val="single" w:sz="2" w:space="0" w:color="E5E7EB" w:frame="1"/>
                      <w:lang w:eastAsia="vi-VN"/>
                      <w14:ligatures w14:val="none"/>
                    </w:rPr>
                    <w:t> to judge the best 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BA1910">
                    <w:rPr>
                      <w:rFonts w:ascii="Arial" w:eastAsia="Times New Roman" w:hAnsi="Arial" w:cs="Arial"/>
                      <w:color w:val="000000"/>
                      <w:kern w:val="0"/>
                      <w:sz w:val="24"/>
                      <w:szCs w:val="24"/>
                      <w:highlight w:val="yellow"/>
                      <w:bdr w:val="single" w:sz="2" w:space="0" w:color="E5E7EB" w:frame="1"/>
                      <w:lang w:eastAsia="vi-VN"/>
                      <w14:ligatures w14:val="none"/>
                    </w:rPr>
                    <w:t>Trang phục</w:t>
                  </w:r>
                  <w:r w:rsidRPr="00BA1910">
                    <w:rPr>
                      <w:rFonts w:ascii="Arial" w:eastAsia="Times New Roman" w:hAnsi="Arial" w:cs="Arial"/>
                      <w:color w:val="000000"/>
                      <w:kern w:val="0"/>
                      <w:sz w:val="24"/>
                      <w:szCs w:val="24"/>
                      <w:bdr w:val="single" w:sz="2" w:space="0" w:color="E5E7EB" w:frame="1"/>
                      <w:lang w:eastAsia="vi-VN"/>
                      <w14:ligatures w14:val="none"/>
                    </w:rPr>
                    <w:t> cũng là một phần chính của sự kiện và thậm chí còn có </w:t>
                  </w:r>
                  <w:r w:rsidRPr="00BA1910">
                    <w:rPr>
                      <w:rFonts w:ascii="Arial" w:eastAsia="Times New Roman" w:hAnsi="Arial" w:cs="Arial"/>
                      <w:color w:val="000000"/>
                      <w:kern w:val="0"/>
                      <w:sz w:val="24"/>
                      <w:szCs w:val="24"/>
                      <w:highlight w:val="yellow"/>
                      <w:bdr w:val="single" w:sz="2" w:space="0" w:color="E5E7EB" w:frame="1"/>
                      <w:lang w:eastAsia="vi-VN"/>
                      <w14:ligatures w14:val="none"/>
                    </w:rPr>
                    <w:t>một cuộc thi</w:t>
                  </w:r>
                  <w:r w:rsidRPr="00BA1910">
                    <w:rPr>
                      <w:rFonts w:ascii="Arial" w:eastAsia="Times New Roman" w:hAnsi="Arial" w:cs="Arial"/>
                      <w:color w:val="000000"/>
                      <w:kern w:val="0"/>
                      <w:sz w:val="24"/>
                      <w:szCs w:val="24"/>
                      <w:bdr w:val="single" w:sz="2" w:space="0" w:color="E5E7EB" w:frame="1"/>
                      <w:lang w:eastAsia="vi-VN"/>
                      <w14:ligatures w14:val="none"/>
                    </w:rPr>
                    <w:t> để đánh giá người xuất sắc nhất.</w:t>
                  </w:r>
                </w:p>
              </w:tc>
            </w:tr>
            <w:tr w:rsidR="00BA1910" w:rsidRPr="00BA1910">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BA1910">
                    <w:rPr>
                      <w:rFonts w:ascii="Arial" w:eastAsia="Times New Roman" w:hAnsi="Arial" w:cs="Arial"/>
                      <w:color w:val="000000"/>
                      <w:kern w:val="0"/>
                      <w:sz w:val="24"/>
                      <w:szCs w:val="24"/>
                      <w:bdr w:val="single" w:sz="2" w:space="0" w:color="E5E7EB" w:frame="1"/>
                      <w:lang w:eastAsia="vi-VN"/>
                      <w14:ligatures w14:val="none"/>
                    </w:rPr>
                    <w:t>Chú ý từ khóa “competition” để scan được đoạn văn B chứa đáp án.</w:t>
                  </w:r>
                </w:p>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BA1910">
                    <w:rPr>
                      <w:rFonts w:ascii="Arial" w:eastAsia="Times New Roman" w:hAnsi="Arial" w:cs="Arial"/>
                      <w:color w:val="000000"/>
                      <w:kern w:val="0"/>
                      <w:sz w:val="24"/>
                      <w:szCs w:val="24"/>
                      <w:bdr w:val="single" w:sz="2" w:space="0" w:color="E5E7EB" w:frame="1"/>
                      <w:lang w:eastAsia="vi-VN"/>
                      <w14:ligatures w14:val="none"/>
                    </w:rPr>
                    <w:t xml:space="preserve">Bài khóa chỉ đề cập tới một phần thi về trang phục, nhưng không hề nói tới điều kiện để tham gia cuộc thi này là gì </w:t>
                  </w:r>
                  <w:r w:rsidRPr="00BA1910">
                    <w:rPr>
                      <w:rFonts w:ascii="Cambria Math" w:eastAsia="Times New Roman" w:hAnsi="Cambria Math" w:cs="Cambria Math"/>
                      <w:color w:val="000000"/>
                      <w:kern w:val="0"/>
                      <w:sz w:val="24"/>
                      <w:szCs w:val="24"/>
                      <w:bdr w:val="single" w:sz="2" w:space="0" w:color="E5E7EB" w:frame="1"/>
                      <w:lang w:eastAsia="vi-VN"/>
                      <w14:ligatures w14:val="none"/>
                    </w:rPr>
                    <w:t>⇒</w:t>
                  </w:r>
                  <w:r w:rsidRPr="00BA1910">
                    <w:rPr>
                      <w:rFonts w:ascii="Arial" w:eastAsia="Times New Roman" w:hAnsi="Arial" w:cs="Arial"/>
                      <w:color w:val="000000"/>
                      <w:kern w:val="0"/>
                      <w:sz w:val="24"/>
                      <w:szCs w:val="24"/>
                      <w:bdr w:val="single" w:sz="2" w:space="0" w:color="E5E7EB" w:frame="1"/>
                      <w:lang w:eastAsia="vi-VN"/>
                      <w14:ligatures w14:val="none"/>
                    </w:rPr>
                    <w:t xml:space="preserve"> NOT GIVEN</w:t>
                  </w:r>
                </w:p>
              </w:tc>
            </w:tr>
          </w:tbl>
          <w:p w:rsidR="00BA1910" w:rsidRPr="00BA1910" w:rsidRDefault="00BA1910" w:rsidP="00BA1910">
            <w:pPr>
              <w:spacing w:after="0" w:line="240" w:lineRule="auto"/>
              <w:jc w:val="left"/>
              <w:rPr>
                <w:rFonts w:ascii="Arial" w:eastAsia="Times New Roman" w:hAnsi="Arial" w:cs="Arial"/>
                <w:kern w:val="0"/>
                <w:sz w:val="24"/>
                <w:szCs w:val="24"/>
                <w:lang w:eastAsia="vi-VN"/>
                <w14:ligatures w14:val="none"/>
              </w:rPr>
            </w:pPr>
          </w:p>
        </w:tc>
      </w:tr>
      <w:tr w:rsidR="00BA1910" w:rsidRPr="00BA1910" w:rsidTr="00BA1910">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rsidR="00BA1910" w:rsidRPr="00BA1910" w:rsidRDefault="00BA1910" w:rsidP="00BA1910">
            <w:pPr>
              <w:spacing w:after="0" w:line="240" w:lineRule="auto"/>
              <w:jc w:val="center"/>
              <w:rPr>
                <w:rFonts w:ascii="Arial" w:eastAsia="Times New Roman" w:hAnsi="Arial" w:cs="Arial"/>
                <w:kern w:val="0"/>
                <w:sz w:val="24"/>
                <w:szCs w:val="24"/>
                <w:lang w:eastAsia="vi-VN"/>
                <w14:ligatures w14:val="none"/>
              </w:rPr>
            </w:pPr>
            <w:r w:rsidRPr="00BA1910">
              <w:rPr>
                <w:rFonts w:ascii="Arial" w:eastAsia="Times New Roman" w:hAnsi="Arial" w:cs="Arial"/>
                <w:b/>
                <w:bCs/>
                <w:color w:val="1479F4"/>
                <w:kern w:val="0"/>
                <w:sz w:val="24"/>
                <w:szCs w:val="24"/>
                <w:bdr w:val="single" w:sz="6" w:space="2" w:color="1479F4" w:frame="1"/>
                <w:lang w:eastAsia="vi-VN"/>
                <w14:ligatures w14:val="none"/>
              </w:rPr>
              <w:t>7</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1"/>
                <w:szCs w:val="21"/>
                <w:bdr w:val="single" w:sz="2" w:space="0" w:color="E5E7EB" w:frame="1"/>
                <w:lang w:eastAsia="vi-VN"/>
                <w14:ligatures w14:val="none"/>
              </w:rPr>
            </w:pPr>
            <w:r w:rsidRPr="00BA1910">
              <w:rPr>
                <w:rFonts w:ascii="Arial" w:eastAsia="Times New Roman" w:hAnsi="Arial" w:cs="Arial"/>
                <w:color w:val="000000"/>
                <w:kern w:val="0"/>
                <w:sz w:val="21"/>
                <w:szCs w:val="21"/>
                <w:bdr w:val="single" w:sz="2" w:space="0" w:color="E5E7EB" w:frame="1"/>
                <w:lang w:eastAsia="vi-VN"/>
                <w14:ligatures w14:val="none"/>
              </w:rPr>
              <w:t>The tickets for the Valentine's Grand Masquerade Ball are worth a lot of money. </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BA1910" w:rsidRPr="00BA1910" w:rsidRDefault="00BA1910" w:rsidP="00BA1910">
            <w:pPr>
              <w:spacing w:after="0" w:line="240" w:lineRule="auto"/>
              <w:jc w:val="center"/>
              <w:rPr>
                <w:rFonts w:ascii="Arial" w:eastAsia="Times New Roman" w:hAnsi="Arial" w:cs="Arial"/>
                <w:kern w:val="0"/>
                <w:sz w:val="24"/>
                <w:szCs w:val="24"/>
                <w:lang w:eastAsia="vi-VN"/>
                <w14:ligatures w14:val="none"/>
              </w:rPr>
            </w:pPr>
            <w:r w:rsidRPr="00BA1910">
              <w:rPr>
                <w:rFonts w:ascii="Arial" w:eastAsia="Times New Roman" w:hAnsi="Arial" w:cs="Arial"/>
                <w:b/>
                <w:bCs/>
                <w:kern w:val="0"/>
                <w:sz w:val="24"/>
                <w:szCs w:val="24"/>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BA1910" w:rsidRPr="00BA1910" w:rsidRDefault="00BA1910" w:rsidP="00BA1910">
            <w:pPr>
              <w:spacing w:after="0" w:line="240" w:lineRule="auto"/>
              <w:jc w:val="center"/>
              <w:rPr>
                <w:rFonts w:ascii="Arial" w:eastAsia="Times New Roman" w:hAnsi="Arial" w:cs="Arial"/>
                <w:kern w:val="0"/>
                <w:sz w:val="24"/>
                <w:szCs w:val="24"/>
                <w:lang w:eastAsia="vi-VN"/>
                <w14:ligatures w14:val="none"/>
              </w:rPr>
            </w:pPr>
            <w:r w:rsidRPr="00BA1910">
              <w:rPr>
                <w:rFonts w:ascii="Arial" w:eastAsia="Times New Roman" w:hAnsi="Arial" w:cs="Arial"/>
                <w:kern w:val="0"/>
                <w:sz w:val="24"/>
                <w:szCs w:val="24"/>
                <w:lang w:eastAsia="vi-VN"/>
                <w14:ligatures w14:val="none"/>
              </w:rPr>
              <w:t>A. True</w:t>
            </w:r>
          </w:p>
        </w:tc>
      </w:tr>
      <w:tr w:rsidR="00BA1910" w:rsidRPr="00BA1910" w:rsidTr="00BA1910">
        <w:trPr>
          <w:jc w:val="center"/>
        </w:trPr>
        <w:tc>
          <w:tcPr>
            <w:tcW w:w="0" w:type="auto"/>
            <w:gridSpan w:val="4"/>
            <w:tcBorders>
              <w:top w:val="single" w:sz="6" w:space="0" w:color="CDCDCD"/>
              <w:left w:val="single" w:sz="6" w:space="0" w:color="CDCDCD"/>
              <w:bottom w:val="single" w:sz="6" w:space="0" w:color="CDCDCD"/>
              <w:right w:val="single" w:sz="6" w:space="0" w:color="CDCDCD"/>
            </w:tcBorders>
            <w:vAlign w:val="center"/>
            <w:hideMark/>
          </w:tcPr>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99"/>
              <w:gridCol w:w="6261"/>
            </w:tblGrid>
            <w:tr w:rsidR="00BA1910" w:rsidRPr="00BA1910">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BA1910">
                    <w:rPr>
                      <w:rFonts w:ascii="Arial" w:eastAsia="Times New Roman" w:hAnsi="Arial" w:cs="Arial"/>
                      <w:b/>
                      <w:bCs/>
                      <w:color w:val="000000"/>
                      <w:kern w:val="0"/>
                      <w:sz w:val="24"/>
                      <w:szCs w:val="24"/>
                      <w:bdr w:val="single" w:sz="2" w:space="0" w:color="E5E7EB" w:frame="1"/>
                      <w:lang w:eastAsia="vi-VN"/>
                      <w14:ligatures w14:val="none"/>
                    </w:rPr>
                    <w:t>Câu hỏi 7 - True</w:t>
                  </w:r>
                </w:p>
              </w:tc>
            </w:tr>
            <w:tr w:rsidR="00BA1910" w:rsidRPr="00BA1910">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BA1910">
                    <w:rPr>
                      <w:rFonts w:ascii="Arial" w:eastAsia="Times New Roman" w:hAnsi="Arial" w:cs="Arial"/>
                      <w:color w:val="000000"/>
                      <w:kern w:val="0"/>
                      <w:sz w:val="24"/>
                      <w:szCs w:val="24"/>
                      <w:highlight w:val="yellow"/>
                      <w:bdr w:val="single" w:sz="2" w:space="0" w:color="E5E7EB" w:frame="1"/>
                      <w:lang w:eastAsia="vi-VN"/>
                      <w14:ligatures w14:val="none"/>
                    </w:rPr>
                    <w:t>The tickets</w:t>
                  </w:r>
                  <w:r w:rsidRPr="00BA1910">
                    <w:rPr>
                      <w:rFonts w:ascii="Arial" w:eastAsia="Times New Roman" w:hAnsi="Arial" w:cs="Arial"/>
                      <w:color w:val="000000"/>
                      <w:kern w:val="0"/>
                      <w:sz w:val="24"/>
                      <w:szCs w:val="24"/>
                      <w:bdr w:val="single" w:sz="2" w:space="0" w:color="E5E7EB" w:frame="1"/>
                      <w:lang w:eastAsia="vi-VN"/>
                      <w14:ligatures w14:val="none"/>
                    </w:rPr>
                    <w:t> for </w:t>
                  </w:r>
                  <w:r w:rsidRPr="00BA1910">
                    <w:rPr>
                      <w:rFonts w:ascii="Arial" w:eastAsia="Times New Roman" w:hAnsi="Arial" w:cs="Arial"/>
                      <w:color w:val="000000"/>
                      <w:kern w:val="0"/>
                      <w:sz w:val="24"/>
                      <w:szCs w:val="24"/>
                      <w:bdr w:val="single" w:sz="2" w:space="0" w:color="E5E7EB" w:frame="1"/>
                      <w:shd w:val="clear" w:color="auto" w:fill="FF9900"/>
                      <w:lang w:eastAsia="vi-VN"/>
                      <w14:ligatures w14:val="none"/>
                    </w:rPr>
                    <w:t xml:space="preserve">the Valentine's Grand Masquerade </w:t>
                  </w:r>
                  <w:r w:rsidRPr="00BA1910">
                    <w:rPr>
                      <w:rFonts w:ascii="Arial" w:eastAsia="Times New Roman" w:hAnsi="Arial" w:cs="Arial"/>
                      <w:color w:val="000000"/>
                      <w:kern w:val="0"/>
                      <w:sz w:val="24"/>
                      <w:szCs w:val="24"/>
                      <w:bdr w:val="single" w:sz="2" w:space="0" w:color="E5E7EB" w:frame="1"/>
                      <w:shd w:val="clear" w:color="auto" w:fill="FF9900"/>
                      <w:lang w:eastAsia="vi-VN"/>
                      <w14:ligatures w14:val="none"/>
                    </w:rPr>
                    <w:lastRenderedPageBreak/>
                    <w:t>Ball</w:t>
                  </w:r>
                  <w:r w:rsidRPr="00BA1910">
                    <w:rPr>
                      <w:rFonts w:ascii="Arial" w:eastAsia="Times New Roman" w:hAnsi="Arial" w:cs="Arial"/>
                      <w:color w:val="000000"/>
                      <w:kern w:val="0"/>
                      <w:sz w:val="24"/>
                      <w:szCs w:val="24"/>
                      <w:bdr w:val="single" w:sz="2" w:space="0" w:color="E5E7EB" w:frame="1"/>
                      <w:lang w:eastAsia="vi-VN"/>
                      <w14:ligatures w14:val="none"/>
                    </w:rPr>
                    <w:t> are </w:t>
                  </w:r>
                  <w:r w:rsidRPr="00BA1910">
                    <w:rPr>
                      <w:rFonts w:ascii="Arial" w:eastAsia="Times New Roman" w:hAnsi="Arial" w:cs="Arial"/>
                      <w:color w:val="000000"/>
                      <w:kern w:val="0"/>
                      <w:sz w:val="24"/>
                      <w:szCs w:val="24"/>
                      <w:highlight w:val="green"/>
                      <w:bdr w:val="single" w:sz="2" w:space="0" w:color="E5E7EB" w:frame="1"/>
                      <w:lang w:eastAsia="vi-VN"/>
                      <w14:ligatures w14:val="none"/>
                    </w:rPr>
                    <w:t>worth a lot of money</w:t>
                  </w:r>
                  <w:r w:rsidRPr="00BA1910">
                    <w:rPr>
                      <w:rFonts w:ascii="Arial" w:eastAsia="Times New Roman" w:hAnsi="Arial" w:cs="Arial"/>
                      <w:color w:val="000000"/>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BA1910">
                    <w:rPr>
                      <w:rFonts w:ascii="Arial" w:eastAsia="Times New Roman" w:hAnsi="Arial" w:cs="Arial"/>
                      <w:color w:val="000000"/>
                      <w:kern w:val="0"/>
                      <w:sz w:val="24"/>
                      <w:szCs w:val="24"/>
                      <w:highlight w:val="yellow"/>
                      <w:bdr w:val="single" w:sz="2" w:space="0" w:color="E5E7EB" w:frame="1"/>
                      <w:lang w:eastAsia="vi-VN"/>
                      <w14:ligatures w14:val="none"/>
                    </w:rPr>
                    <w:lastRenderedPageBreak/>
                    <w:t>Vé</w:t>
                  </w:r>
                  <w:r w:rsidRPr="00BA1910">
                    <w:rPr>
                      <w:rFonts w:ascii="Arial" w:eastAsia="Times New Roman" w:hAnsi="Arial" w:cs="Arial"/>
                      <w:color w:val="000000"/>
                      <w:kern w:val="0"/>
                      <w:sz w:val="24"/>
                      <w:szCs w:val="24"/>
                      <w:bdr w:val="single" w:sz="2" w:space="0" w:color="E5E7EB" w:frame="1"/>
                      <w:lang w:eastAsia="vi-VN"/>
                      <w14:ligatures w14:val="none"/>
                    </w:rPr>
                    <w:t> cho </w:t>
                  </w:r>
                  <w:r w:rsidRPr="00BA1910">
                    <w:rPr>
                      <w:rFonts w:ascii="Arial" w:eastAsia="Times New Roman" w:hAnsi="Arial" w:cs="Arial"/>
                      <w:color w:val="000000"/>
                      <w:kern w:val="0"/>
                      <w:sz w:val="24"/>
                      <w:szCs w:val="24"/>
                      <w:bdr w:val="single" w:sz="2" w:space="0" w:color="E5E7EB" w:frame="1"/>
                      <w:shd w:val="clear" w:color="auto" w:fill="FF9900"/>
                      <w:lang w:eastAsia="vi-VN"/>
                      <w14:ligatures w14:val="none"/>
                    </w:rPr>
                    <w:t>Lễ hội hóa trang lễ tình nhân</w:t>
                  </w:r>
                  <w:r w:rsidRPr="00BA1910">
                    <w:rPr>
                      <w:rFonts w:ascii="Arial" w:eastAsia="Times New Roman" w:hAnsi="Arial" w:cs="Arial"/>
                      <w:color w:val="000000"/>
                      <w:kern w:val="0"/>
                      <w:sz w:val="24"/>
                      <w:szCs w:val="24"/>
                      <w:bdr w:val="single" w:sz="2" w:space="0" w:color="E5E7EB" w:frame="1"/>
                      <w:lang w:eastAsia="vi-VN"/>
                      <w14:ligatures w14:val="none"/>
                    </w:rPr>
                    <w:t> </w:t>
                  </w:r>
                  <w:r w:rsidRPr="00BA1910">
                    <w:rPr>
                      <w:rFonts w:ascii="Arial" w:eastAsia="Times New Roman" w:hAnsi="Arial" w:cs="Arial"/>
                      <w:color w:val="000000"/>
                      <w:kern w:val="0"/>
                      <w:sz w:val="24"/>
                      <w:szCs w:val="24"/>
                      <w:highlight w:val="green"/>
                      <w:bdr w:val="single" w:sz="2" w:space="0" w:color="E5E7EB" w:frame="1"/>
                      <w:lang w:eastAsia="vi-VN"/>
                      <w14:ligatures w14:val="none"/>
                    </w:rPr>
                    <w:t>mất rất nhiều tiền</w:t>
                  </w:r>
                  <w:r w:rsidRPr="00BA1910">
                    <w:rPr>
                      <w:rFonts w:ascii="Arial" w:eastAsia="Times New Roman" w:hAnsi="Arial" w:cs="Arial"/>
                      <w:color w:val="000000"/>
                      <w:kern w:val="0"/>
                      <w:sz w:val="24"/>
                      <w:szCs w:val="24"/>
                      <w:bdr w:val="single" w:sz="2" w:space="0" w:color="E5E7EB" w:frame="1"/>
                      <w:lang w:eastAsia="vi-VN"/>
                      <w14:ligatures w14:val="none"/>
                    </w:rPr>
                    <w:t>.</w:t>
                  </w:r>
                </w:p>
              </w:tc>
            </w:tr>
            <w:tr w:rsidR="00BA1910" w:rsidRPr="00BA1910">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BA1910">
                    <w:rPr>
                      <w:rFonts w:ascii="Arial" w:eastAsia="Times New Roman" w:hAnsi="Arial" w:cs="Arial"/>
                      <w:b/>
                      <w:bCs/>
                      <w:color w:val="000000"/>
                      <w:kern w:val="0"/>
                      <w:sz w:val="24"/>
                      <w:szCs w:val="24"/>
                      <w:bdr w:val="single" w:sz="2" w:space="0" w:color="E5E7EB" w:frame="1"/>
                      <w:lang w:eastAsia="vi-VN"/>
                      <w14:ligatures w14:val="none"/>
                    </w:rPr>
                    <w:t>Định vị vùng thông tin - Paragraph C</w:t>
                  </w:r>
                </w:p>
              </w:tc>
            </w:tr>
            <w:tr w:rsidR="00BA1910" w:rsidRPr="00BA1910">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BA1910">
                    <w:rPr>
                      <w:rFonts w:ascii="Arial" w:eastAsia="Times New Roman" w:hAnsi="Arial" w:cs="Arial"/>
                      <w:color w:val="000000"/>
                      <w:kern w:val="0"/>
                      <w:sz w:val="24"/>
                      <w:szCs w:val="24"/>
                      <w:bdr w:val="single" w:sz="2" w:space="0" w:color="E5E7EB" w:frame="1"/>
                      <w:lang w:eastAsia="vi-VN"/>
                      <w14:ligatures w14:val="none"/>
                    </w:rPr>
                    <w:t>Perhaps the most attractive aspect of the Venice carnival, though, is the variety of masked balls and parties there are to attend. </w:t>
                  </w:r>
                  <w:r w:rsidRPr="00BA1910">
                    <w:rPr>
                      <w:rFonts w:ascii="Arial" w:eastAsia="Times New Roman" w:hAnsi="Arial" w:cs="Arial"/>
                      <w:color w:val="000000"/>
                      <w:kern w:val="0"/>
                      <w:sz w:val="24"/>
                      <w:szCs w:val="24"/>
                      <w:highlight w:val="yellow"/>
                      <w:bdr w:val="single" w:sz="2" w:space="0" w:color="E5E7EB" w:frame="1"/>
                      <w:lang w:eastAsia="vi-VN"/>
                      <w14:ligatures w14:val="none"/>
                    </w:rPr>
                    <w:t>You do have to pay for these</w:t>
                  </w:r>
                  <w:r w:rsidRPr="00BA1910">
                    <w:rPr>
                      <w:rFonts w:ascii="Arial" w:eastAsia="Times New Roman" w:hAnsi="Arial" w:cs="Arial"/>
                      <w:color w:val="000000"/>
                      <w:kern w:val="0"/>
                      <w:sz w:val="24"/>
                      <w:szCs w:val="24"/>
                      <w:bdr w:val="single" w:sz="2" w:space="0" w:color="E5E7EB" w:frame="1"/>
                      <w:lang w:eastAsia="vi-VN"/>
                      <w14:ligatures w14:val="none"/>
                    </w:rPr>
                    <w:t>, however, and they can be </w:t>
                  </w:r>
                  <w:r w:rsidRPr="00BA1910">
                    <w:rPr>
                      <w:rFonts w:ascii="Arial" w:eastAsia="Times New Roman" w:hAnsi="Arial" w:cs="Arial"/>
                      <w:color w:val="000000"/>
                      <w:kern w:val="0"/>
                      <w:sz w:val="24"/>
                      <w:szCs w:val="24"/>
                      <w:highlight w:val="green"/>
                      <w:bdr w:val="single" w:sz="2" w:space="0" w:color="E5E7EB" w:frame="1"/>
                      <w:lang w:eastAsia="vi-VN"/>
                      <w14:ligatures w14:val="none"/>
                    </w:rPr>
                    <w:t>quite costly</w:t>
                  </w:r>
                  <w:r w:rsidRPr="00BA1910">
                    <w:rPr>
                      <w:rFonts w:ascii="Arial" w:eastAsia="Times New Roman" w:hAnsi="Arial" w:cs="Arial"/>
                      <w:color w:val="000000"/>
                      <w:kern w:val="0"/>
                      <w:sz w:val="24"/>
                      <w:szCs w:val="24"/>
                      <w:bdr w:val="single" w:sz="2" w:space="0" w:color="E5E7EB" w:frame="1"/>
                      <w:lang w:eastAsia="vi-VN"/>
                      <w14:ligatures w14:val="none"/>
                    </w:rPr>
                    <w:t>. One of </w:t>
                  </w:r>
                  <w:r w:rsidRPr="00BA1910">
                    <w:rPr>
                      <w:rFonts w:ascii="Arial" w:eastAsia="Times New Roman" w:hAnsi="Arial" w:cs="Arial"/>
                      <w:color w:val="000000"/>
                      <w:kern w:val="0"/>
                      <w:sz w:val="24"/>
                      <w:szCs w:val="24"/>
                      <w:highlight w:val="green"/>
                      <w:bdr w:val="single" w:sz="2" w:space="0" w:color="E5E7EB" w:frame="1"/>
                      <w:lang w:eastAsia="vi-VN"/>
                      <w14:ligatures w14:val="none"/>
                    </w:rPr>
                    <w:t>the most expensive</w:t>
                  </w:r>
                  <w:r w:rsidRPr="00BA1910">
                    <w:rPr>
                      <w:rFonts w:ascii="Arial" w:eastAsia="Times New Roman" w:hAnsi="Arial" w:cs="Arial"/>
                      <w:color w:val="000000"/>
                      <w:kern w:val="0"/>
                      <w:sz w:val="24"/>
                      <w:szCs w:val="24"/>
                      <w:bdr w:val="single" w:sz="2" w:space="0" w:color="E5E7EB" w:frame="1"/>
                      <w:lang w:eastAsia="vi-VN"/>
                      <w14:ligatures w14:val="none"/>
                    </w:rPr>
                    <w:t> parties is </w:t>
                  </w:r>
                  <w:r w:rsidRPr="00BA1910">
                    <w:rPr>
                      <w:rFonts w:ascii="Arial" w:eastAsia="Times New Roman" w:hAnsi="Arial" w:cs="Arial"/>
                      <w:color w:val="000000"/>
                      <w:kern w:val="0"/>
                      <w:sz w:val="24"/>
                      <w:szCs w:val="24"/>
                      <w:bdr w:val="single" w:sz="2" w:space="0" w:color="E5E7EB" w:frame="1"/>
                      <w:shd w:val="clear" w:color="auto" w:fill="FF9900"/>
                      <w:lang w:eastAsia="vi-VN"/>
                      <w14:ligatures w14:val="none"/>
                    </w:rPr>
                    <w:t>the Valentine's Grand Masquerade Ball</w:t>
                  </w:r>
                  <w:r w:rsidRPr="00BA1910">
                    <w:rPr>
                      <w:rFonts w:ascii="Arial" w:eastAsia="Times New Roman" w:hAnsi="Arial" w:cs="Arial"/>
                      <w:color w:val="000000"/>
                      <w:kern w:val="0"/>
                      <w:sz w:val="24"/>
                      <w:szCs w:val="24"/>
                      <w:bdr w:val="single" w:sz="2" w:space="0" w:color="E5E7EB" w:frame="1"/>
                      <w:lang w:eastAsia="vi-VN"/>
                      <w14:ligatures w14:val="none"/>
                    </w:rPr>
                    <w:t>, held on February 14th at the Palazzo Flangini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BA1910">
                    <w:rPr>
                      <w:rFonts w:ascii="Arial" w:eastAsia="Times New Roman" w:hAnsi="Arial" w:cs="Arial"/>
                      <w:color w:val="000000"/>
                      <w:kern w:val="0"/>
                      <w:sz w:val="24"/>
                      <w:szCs w:val="24"/>
                      <w:bdr w:val="single" w:sz="2" w:space="0" w:color="E5E7EB" w:frame="1"/>
                      <w:lang w:eastAsia="vi-VN"/>
                      <w14:ligatures w14:val="none"/>
                    </w:rPr>
                    <w:t>Tuy nhiên, có lẽ khía cạnh hấp dẫn nhất của lễ hội hóa trang Venice là sự đa dạng của những quả bóng đeo mặt nạ và những bữa tiệc có thể tham dự. Tuy nhiên, </w:t>
                  </w:r>
                  <w:r w:rsidRPr="00BA1910">
                    <w:rPr>
                      <w:rFonts w:ascii="Arial" w:eastAsia="Times New Roman" w:hAnsi="Arial" w:cs="Arial"/>
                      <w:color w:val="000000"/>
                      <w:kern w:val="0"/>
                      <w:sz w:val="24"/>
                      <w:szCs w:val="24"/>
                      <w:highlight w:val="yellow"/>
                      <w:bdr w:val="single" w:sz="2" w:space="0" w:color="E5E7EB" w:frame="1"/>
                      <w:lang w:eastAsia="vi-VN"/>
                      <w14:ligatures w14:val="none"/>
                    </w:rPr>
                    <w:t>bạn phải trả tiền để tham dự</w:t>
                  </w:r>
                  <w:r w:rsidRPr="00BA1910">
                    <w:rPr>
                      <w:rFonts w:ascii="Arial" w:eastAsia="Times New Roman" w:hAnsi="Arial" w:cs="Arial"/>
                      <w:color w:val="000000"/>
                      <w:kern w:val="0"/>
                      <w:sz w:val="24"/>
                      <w:szCs w:val="24"/>
                      <w:bdr w:val="single" w:sz="2" w:space="0" w:color="E5E7EB" w:frame="1"/>
                      <w:lang w:eastAsia="vi-VN"/>
                      <w14:ligatures w14:val="none"/>
                    </w:rPr>
                    <w:t>, và chúng có thể </w:t>
                  </w:r>
                  <w:r w:rsidRPr="00BA1910">
                    <w:rPr>
                      <w:rFonts w:ascii="Arial" w:eastAsia="Times New Roman" w:hAnsi="Arial" w:cs="Arial"/>
                      <w:color w:val="000000"/>
                      <w:kern w:val="0"/>
                      <w:sz w:val="24"/>
                      <w:szCs w:val="24"/>
                      <w:highlight w:val="green"/>
                      <w:bdr w:val="single" w:sz="2" w:space="0" w:color="E5E7EB" w:frame="1"/>
                      <w:lang w:eastAsia="vi-VN"/>
                      <w14:ligatures w14:val="none"/>
                    </w:rPr>
                    <w:t>khá tốn kém</w:t>
                  </w:r>
                  <w:r w:rsidRPr="00BA1910">
                    <w:rPr>
                      <w:rFonts w:ascii="Arial" w:eastAsia="Times New Roman" w:hAnsi="Arial" w:cs="Arial"/>
                      <w:color w:val="000000"/>
                      <w:kern w:val="0"/>
                      <w:sz w:val="24"/>
                      <w:szCs w:val="24"/>
                      <w:bdr w:val="single" w:sz="2" w:space="0" w:color="E5E7EB" w:frame="1"/>
                      <w:lang w:eastAsia="vi-VN"/>
                      <w14:ligatures w14:val="none"/>
                    </w:rPr>
                    <w:t>. Một trong những bữa tiệc </w:t>
                  </w:r>
                  <w:r w:rsidRPr="00BA1910">
                    <w:rPr>
                      <w:rFonts w:ascii="Arial" w:eastAsia="Times New Roman" w:hAnsi="Arial" w:cs="Arial"/>
                      <w:color w:val="000000"/>
                      <w:kern w:val="0"/>
                      <w:sz w:val="24"/>
                      <w:szCs w:val="24"/>
                      <w:highlight w:val="green"/>
                      <w:bdr w:val="single" w:sz="2" w:space="0" w:color="E5E7EB" w:frame="1"/>
                      <w:lang w:eastAsia="vi-VN"/>
                      <w14:ligatures w14:val="none"/>
                    </w:rPr>
                    <w:t>đắt tiền nhất</w:t>
                  </w:r>
                  <w:r w:rsidRPr="00BA1910">
                    <w:rPr>
                      <w:rFonts w:ascii="Arial" w:eastAsia="Times New Roman" w:hAnsi="Arial" w:cs="Arial"/>
                      <w:color w:val="000000"/>
                      <w:kern w:val="0"/>
                      <w:sz w:val="24"/>
                      <w:szCs w:val="24"/>
                      <w:bdr w:val="single" w:sz="2" w:space="0" w:color="E5E7EB" w:frame="1"/>
                      <w:lang w:eastAsia="vi-VN"/>
                      <w14:ligatures w14:val="none"/>
                    </w:rPr>
                    <w:t> là </w:t>
                  </w:r>
                  <w:r w:rsidRPr="00BA1910">
                    <w:rPr>
                      <w:rFonts w:ascii="Arial" w:eastAsia="Times New Roman" w:hAnsi="Arial" w:cs="Arial"/>
                      <w:color w:val="000000"/>
                      <w:kern w:val="0"/>
                      <w:sz w:val="24"/>
                      <w:szCs w:val="24"/>
                      <w:bdr w:val="single" w:sz="2" w:space="0" w:color="E5E7EB" w:frame="1"/>
                      <w:shd w:val="clear" w:color="auto" w:fill="FF9900"/>
                      <w:lang w:eastAsia="vi-VN"/>
                      <w14:ligatures w14:val="none"/>
                    </w:rPr>
                    <w:t>Lễ hội hóa trang Lễ tình nhân</w:t>
                  </w:r>
                  <w:r w:rsidRPr="00BA1910">
                    <w:rPr>
                      <w:rFonts w:ascii="Arial" w:eastAsia="Times New Roman" w:hAnsi="Arial" w:cs="Arial"/>
                      <w:color w:val="000000"/>
                      <w:kern w:val="0"/>
                      <w:sz w:val="24"/>
                      <w:szCs w:val="24"/>
                      <w:bdr w:val="single" w:sz="2" w:space="0" w:color="E5E7EB" w:frame="1"/>
                      <w:lang w:eastAsia="vi-VN"/>
                      <w14:ligatures w14:val="none"/>
                    </w:rPr>
                    <w:t>, được tổ chức vào ngày 14 tháng 2 tại Palazzo Flangini</w:t>
                  </w:r>
                </w:p>
              </w:tc>
            </w:tr>
            <w:tr w:rsidR="00BA1910" w:rsidRPr="00BA1910">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1910" w:rsidRPr="00BA1910" w:rsidRDefault="00BA1910" w:rsidP="00BA1910">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BA1910">
                    <w:rPr>
                      <w:rFonts w:ascii="Arial" w:eastAsia="Times New Roman" w:hAnsi="Arial" w:cs="Arial"/>
                      <w:color w:val="000000"/>
                      <w:kern w:val="0"/>
                      <w:sz w:val="24"/>
                      <w:szCs w:val="24"/>
                      <w:bdr w:val="single" w:sz="2" w:space="0" w:color="E5E7EB" w:frame="1"/>
                      <w:lang w:eastAsia="vi-VN"/>
                      <w14:ligatures w14:val="none"/>
                    </w:rPr>
                    <w:t>Chú ý từ khóa tên riêng “the Valentine's Grand Masquerade Ball” để scan được đoạn văn C chứa đáp án.</w:t>
                  </w:r>
                </w:p>
              </w:tc>
            </w:tr>
          </w:tbl>
          <w:p w:rsidR="00BA1910" w:rsidRPr="00BA1910" w:rsidRDefault="00BA1910" w:rsidP="00BA1910">
            <w:pPr>
              <w:spacing w:after="0" w:line="240" w:lineRule="auto"/>
              <w:jc w:val="left"/>
              <w:rPr>
                <w:rFonts w:ascii="Arial" w:eastAsia="Times New Roman" w:hAnsi="Arial" w:cs="Arial"/>
                <w:kern w:val="0"/>
                <w:sz w:val="24"/>
                <w:szCs w:val="24"/>
                <w:lang w:eastAsia="vi-VN"/>
                <w14:ligatures w14:val="none"/>
              </w:rPr>
            </w:pPr>
          </w:p>
        </w:tc>
      </w:tr>
    </w:tbl>
    <w:p w:rsidR="00713EF5" w:rsidRDefault="00713EF5"/>
    <w:sectPr w:rsidR="00713E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910"/>
    <w:rsid w:val="00375AE7"/>
    <w:rsid w:val="00713EF5"/>
    <w:rsid w:val="00BA191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4024BD-CAEB-4072-8D47-377499A56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4">
    <w:name w:val="heading 4"/>
    <w:basedOn w:val="Binhthng"/>
    <w:link w:val="u4Char"/>
    <w:uiPriority w:val="9"/>
    <w:qFormat/>
    <w:rsid w:val="00BA1910"/>
    <w:pPr>
      <w:spacing w:before="100" w:beforeAutospacing="1" w:after="100" w:afterAutospacing="1" w:line="240" w:lineRule="auto"/>
      <w:jc w:val="left"/>
      <w:outlineLvl w:val="3"/>
    </w:pPr>
    <w:rPr>
      <w:rFonts w:eastAsia="Times New Roman" w:cs="Times New Roman"/>
      <w:b/>
      <w:bCs/>
      <w:kern w:val="0"/>
      <w:sz w:val="24"/>
      <w:szCs w:val="24"/>
      <w:lang w:eastAsia="vi-VN"/>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uiPriority w:val="9"/>
    <w:rsid w:val="00BA1910"/>
    <w:rPr>
      <w:rFonts w:eastAsia="Times New Roman" w:cs="Times New Roman"/>
      <w:b/>
      <w:bCs/>
      <w:kern w:val="0"/>
      <w:sz w:val="24"/>
      <w:szCs w:val="24"/>
      <w:lang w:eastAsia="vi-VN"/>
      <w14:ligatures w14:val="none"/>
    </w:rPr>
  </w:style>
  <w:style w:type="paragraph" w:styleId="ThngthngWeb">
    <w:name w:val="Normal (Web)"/>
    <w:basedOn w:val="Binhthng"/>
    <w:uiPriority w:val="99"/>
    <w:semiHidden/>
    <w:unhideWhenUsed/>
    <w:rsid w:val="00BA1910"/>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styleId="Manh">
    <w:name w:val="Strong"/>
    <w:basedOn w:val="Phngmcinhcuaoanvn"/>
    <w:uiPriority w:val="22"/>
    <w:qFormat/>
    <w:rsid w:val="00BA1910"/>
    <w:rPr>
      <w:b/>
      <w:bCs/>
    </w:rPr>
  </w:style>
  <w:style w:type="character" w:customStyle="1" w:styleId="text-red-500">
    <w:name w:val="text-red-500"/>
    <w:basedOn w:val="Phngmcinhcuaoanvn"/>
    <w:rsid w:val="00BA19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674050">
      <w:bodyDiv w:val="1"/>
      <w:marLeft w:val="0"/>
      <w:marRight w:val="0"/>
      <w:marTop w:val="0"/>
      <w:marBottom w:val="0"/>
      <w:divBdr>
        <w:top w:val="none" w:sz="0" w:space="0" w:color="auto"/>
        <w:left w:val="none" w:sz="0" w:space="0" w:color="auto"/>
        <w:bottom w:val="none" w:sz="0" w:space="0" w:color="auto"/>
        <w:right w:val="none" w:sz="0" w:space="0" w:color="auto"/>
      </w:divBdr>
      <w:divsChild>
        <w:div w:id="555244340">
          <w:marLeft w:val="0"/>
          <w:marRight w:val="0"/>
          <w:marTop w:val="0"/>
          <w:marBottom w:val="0"/>
          <w:divBdr>
            <w:top w:val="single" w:sz="2" w:space="0" w:color="E5E7EB"/>
            <w:left w:val="single" w:sz="2" w:space="0" w:color="E5E7EB"/>
            <w:bottom w:val="single" w:sz="2" w:space="0" w:color="E5E7EB"/>
            <w:right w:val="single" w:sz="2" w:space="0" w:color="E5E7EB"/>
          </w:divBdr>
          <w:divsChild>
            <w:div w:id="1873616448">
              <w:marLeft w:val="0"/>
              <w:marRight w:val="0"/>
              <w:marTop w:val="0"/>
              <w:marBottom w:val="0"/>
              <w:divBdr>
                <w:top w:val="single" w:sz="2" w:space="0" w:color="E5E7EB"/>
                <w:left w:val="single" w:sz="2" w:space="0" w:color="E5E7EB"/>
                <w:bottom w:val="single" w:sz="2" w:space="0" w:color="E5E7EB"/>
                <w:right w:val="single" w:sz="2" w:space="0" w:color="E5E7EB"/>
              </w:divBdr>
              <w:divsChild>
                <w:div w:id="1510371385">
                  <w:marLeft w:val="0"/>
                  <w:marRight w:val="0"/>
                  <w:marTop w:val="0"/>
                  <w:marBottom w:val="0"/>
                  <w:divBdr>
                    <w:top w:val="single" w:sz="2" w:space="0" w:color="E5E7EB"/>
                    <w:left w:val="single" w:sz="2" w:space="0" w:color="E5E7EB"/>
                    <w:bottom w:val="single" w:sz="2" w:space="0" w:color="E5E7EB"/>
                    <w:right w:val="single" w:sz="2" w:space="0" w:color="E5E7EB"/>
                  </w:divBdr>
                  <w:divsChild>
                    <w:div w:id="1022439109">
                      <w:marLeft w:val="0"/>
                      <w:marRight w:val="0"/>
                      <w:marTop w:val="0"/>
                      <w:marBottom w:val="0"/>
                      <w:divBdr>
                        <w:top w:val="single" w:sz="2" w:space="0" w:color="E5E7EB"/>
                        <w:left w:val="single" w:sz="2" w:space="0" w:color="E5E7EB"/>
                        <w:bottom w:val="single" w:sz="2" w:space="0" w:color="E5E7EB"/>
                        <w:right w:val="single" w:sz="2" w:space="0" w:color="E5E7EB"/>
                      </w:divBdr>
                      <w:divsChild>
                        <w:div w:id="121927267">
                          <w:marLeft w:val="0"/>
                          <w:marRight w:val="0"/>
                          <w:marTop w:val="0"/>
                          <w:marBottom w:val="0"/>
                          <w:divBdr>
                            <w:top w:val="single" w:sz="2" w:space="0" w:color="E5E7EB"/>
                            <w:left w:val="single" w:sz="2" w:space="0" w:color="E5E7EB"/>
                            <w:bottom w:val="single" w:sz="2" w:space="0" w:color="E5E7EB"/>
                            <w:right w:val="single" w:sz="2" w:space="0" w:color="E5E7EB"/>
                          </w:divBdr>
                        </w:div>
                        <w:div w:id="457338352">
                          <w:marLeft w:val="0"/>
                          <w:marRight w:val="0"/>
                          <w:marTop w:val="0"/>
                          <w:marBottom w:val="0"/>
                          <w:divBdr>
                            <w:top w:val="single" w:sz="2" w:space="0" w:color="E5E7EB"/>
                            <w:left w:val="single" w:sz="2" w:space="0" w:color="E5E7EB"/>
                            <w:bottom w:val="single" w:sz="2" w:space="0" w:color="E5E7EB"/>
                            <w:right w:val="single" w:sz="2" w:space="0" w:color="E5E7EB"/>
                          </w:divBdr>
                        </w:div>
                        <w:div w:id="323515987">
                          <w:marLeft w:val="0"/>
                          <w:marRight w:val="0"/>
                          <w:marTop w:val="0"/>
                          <w:marBottom w:val="0"/>
                          <w:divBdr>
                            <w:top w:val="single" w:sz="2" w:space="0" w:color="E5E7EB"/>
                            <w:left w:val="single" w:sz="2" w:space="0" w:color="E5E7EB"/>
                            <w:bottom w:val="single" w:sz="2" w:space="0" w:color="E5E7EB"/>
                            <w:right w:val="single" w:sz="2" w:space="0" w:color="E5E7EB"/>
                          </w:divBdr>
                        </w:div>
                        <w:div w:id="831484918">
                          <w:marLeft w:val="0"/>
                          <w:marRight w:val="0"/>
                          <w:marTop w:val="0"/>
                          <w:marBottom w:val="0"/>
                          <w:divBdr>
                            <w:top w:val="single" w:sz="2" w:space="0" w:color="E5E7EB"/>
                            <w:left w:val="single" w:sz="2" w:space="0" w:color="E5E7EB"/>
                            <w:bottom w:val="single" w:sz="2" w:space="0" w:color="E5E7EB"/>
                            <w:right w:val="single" w:sz="2" w:space="0" w:color="E5E7EB"/>
                          </w:divBdr>
                        </w:div>
                        <w:div w:id="1240401910">
                          <w:marLeft w:val="0"/>
                          <w:marRight w:val="0"/>
                          <w:marTop w:val="0"/>
                          <w:marBottom w:val="0"/>
                          <w:divBdr>
                            <w:top w:val="single" w:sz="2" w:space="0" w:color="E5E7EB"/>
                            <w:left w:val="single" w:sz="2" w:space="0" w:color="E5E7EB"/>
                            <w:bottom w:val="single" w:sz="2" w:space="0" w:color="E5E7EB"/>
                            <w:right w:val="single" w:sz="2" w:space="0" w:color="E5E7EB"/>
                          </w:divBdr>
                        </w:div>
                        <w:div w:id="1972124666">
                          <w:marLeft w:val="0"/>
                          <w:marRight w:val="0"/>
                          <w:marTop w:val="0"/>
                          <w:marBottom w:val="0"/>
                          <w:divBdr>
                            <w:top w:val="single" w:sz="2" w:space="0" w:color="E5E7EB"/>
                            <w:left w:val="single" w:sz="2" w:space="0" w:color="E5E7EB"/>
                            <w:bottom w:val="single" w:sz="2" w:space="0" w:color="E5E7EB"/>
                            <w:right w:val="single" w:sz="2" w:space="0" w:color="E5E7EB"/>
                          </w:divBdr>
                        </w:div>
                        <w:div w:id="13408851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873</Words>
  <Characters>4977</Characters>
  <Application>Microsoft Office Word</Application>
  <DocSecurity>0</DocSecurity>
  <Lines>41</Lines>
  <Paragraphs>11</Paragraphs>
  <ScaleCrop>false</ScaleCrop>
  <Company/>
  <LinksUpToDate>false</LinksUpToDate>
  <CharactersWithSpaces>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2</cp:revision>
  <dcterms:created xsi:type="dcterms:W3CDTF">2023-08-02T13:22:00Z</dcterms:created>
  <dcterms:modified xsi:type="dcterms:W3CDTF">2023-08-02T13:22:00Z</dcterms:modified>
</cp:coreProperties>
</file>