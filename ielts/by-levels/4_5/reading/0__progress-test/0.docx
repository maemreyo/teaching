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3099E" w14:textId="77777777" w:rsidR="00CF2B7D" w:rsidRPr="00CF2B7D" w:rsidRDefault="00CF2B7D" w:rsidP="00CF2B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1: Điền từ/ cụm từ tiếng Anh đã học có nghĩa tiếng Việt tương ứng như sau</w:t>
      </w:r>
    </w:p>
    <w:p w14:paraId="33D4F66C" w14:textId="77777777" w:rsidR="00CF2B7D" w:rsidRPr="00CF2B7D" w:rsidRDefault="00CF2B7D" w:rsidP="00CF2B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Lưu ý: Không điền quá 3 từ cho mỗi ô trống</w:t>
      </w:r>
    </w:p>
    <w:p w14:paraId="0BFE692D" w14:textId="77777777" w:rsidR="00CF2B7D" w:rsidRPr="00CF2B7D" w:rsidRDefault="00CF2B7D" w:rsidP="00CF2B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Cổ kính: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Ancient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Tốn rất nhiều tiền: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Cost a fortune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Khoảng thời gian cần tiền: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rainy day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Môi trường sống: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  <w:del w:id="0" w:author="Unknown">
        <w:r w:rsidRPr="00CF2B7D">
          <w:rPr>
            <w:rFonts w:ascii="Arial" w:eastAsia="Times New Roman" w:hAnsi="Arial" w:cs="Arial"/>
            <w:color w:val="FF4500"/>
            <w:kern w:val="0"/>
            <w:sz w:val="24"/>
            <w:szCs w:val="24"/>
            <w:bdr w:val="single" w:sz="2" w:space="0" w:color="E5E7EB" w:frame="1"/>
            <w:lang w:eastAsia="vi-VN"/>
            <w14:ligatures w14:val="none"/>
          </w:rPr>
          <w:delText>d</w:delText>
        </w:r>
      </w:del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Habitat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Mềm mại: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Fluffy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Phân tích: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6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analyse</w:t>
      </w:r>
    </w:p>
    <w:p w14:paraId="3A1591F4" w14:textId="77777777" w:rsidR="00CF2B7D" w:rsidRPr="00CF2B7D" w:rsidRDefault="00CF2B7D" w:rsidP="00CF2B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2: Ghi âm cách bạn phát âm những cụm từ sau</w:t>
      </w:r>
    </w:p>
    <w:p w14:paraId="429E208A" w14:textId="77777777" w:rsidR="00CF2B7D" w:rsidRPr="00CF2B7D" w:rsidRDefault="00CF2B7D" w:rsidP="00CF2B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 xml:space="preserve">Exercise 3: </w:t>
      </w:r>
      <w:r w:rsidRPr="00CF2B7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softHyphen/>
        <w:t>Xác định lỗi sai trong mỗi câu dưới đây và sửa bằng cách điền từ/cụm từ vào ô trống tương ứng:</w:t>
      </w:r>
    </w:p>
    <w:p w14:paraId="475318D6" w14:textId="77777777" w:rsidR="00CF2B7D" w:rsidRPr="00CF2B7D" w:rsidRDefault="00CF2B7D" w:rsidP="00CF2B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Chú thích nghĩa:</w:t>
      </w:r>
    </w:p>
    <w:p w14:paraId="59ECA740" w14:textId="77777777" w:rsidR="00CF2B7D" w:rsidRPr="00CF2B7D" w:rsidRDefault="00CF2B7D" w:rsidP="00CF2B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Cultural barrier (n) rào cản về văn hoá</w:t>
      </w:r>
    </w:p>
    <w:p w14:paraId="66D93676" w14:textId="77777777" w:rsidR="00CF2B7D" w:rsidRPr="00CF2B7D" w:rsidRDefault="00CF2B7D" w:rsidP="00CF2B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Amenity (n) tiện nghi</w:t>
      </w:r>
    </w:p>
    <w:p w14:paraId="360B4281" w14:textId="77777777" w:rsidR="00CF2B7D" w:rsidRPr="00CF2B7D" w:rsidRDefault="00CF2B7D" w:rsidP="00CF2B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Ví dụ:</w:t>
      </w:r>
    </w:p>
    <w:p w14:paraId="69032F72" w14:textId="77777777" w:rsidR="00CF2B7D" w:rsidRPr="00CF2B7D" w:rsidRDefault="00CF2B7D" w:rsidP="00CF2B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Lỗi sai: A </w:t>
      </w:r>
      <w:r w:rsidRPr="00CF2B7D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Sửa thành: am going to</w:t>
      </w:r>
    </w:p>
    <w:p w14:paraId="3A40076C" w14:textId="77777777" w:rsidR="00CF2B7D" w:rsidRPr="00CF2B7D" w:rsidRDefault="00CF2B7D" w:rsidP="00CF2B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I used to sleep early when I WAS (A) small since my parents always REMINDED (B) me about how important sleep is. However, due to the heavy workload, I GOT (C) used to staying up late recently. In other words, I HAVE BECOME (D) a night owl.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Lỗi sai: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13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CF2B7D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Sửa thành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14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have gotten// have got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To be honest, I’m not a big fan of shopping, YET (A) I rarely go shopping. If there’s a special occasion like my birthday OR (B) New Year, I’ll go to the shopping mall, find a nice dress AND (C) some matching accessories to mix and match. BUT (D) in general, I’m not a shopaholic.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Lỗi sai: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15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CF2B7D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Sửa thành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16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so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Without any doubt, learning a foreign language at school is significant to kids. As they ARE (A) younger, it is easier and faster to learn new things. I believe that BEING (B) fluent in a foreign language like English WILL DEFINITELY BRING (C) a lot of opportunities and HELPS (D) them to cope with cultural barriers in the future.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Lỗi sai: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17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CF2B7D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Sửa thành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18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help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I AM WORKING (A) as a personal assistant at a very well-known company. I DID (B) this job since last year. I USED TO WORK (C) here as a volunteer to get a qualification and I really enjoyed it, so I WROTE (D) to the company director and asked for a job. I use my languages regularly and I work with different people from many countries.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Lỗi sai: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19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CF2B7D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Sửa thành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20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have done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I AM LIVING (A) in a house that is located on the outskirts of the city. THEREFORE (B), all amenities such as supermarkets, hospitals, restaurants are not ALWAYS (C) available in my neighborhood. I have to take the bus to the city center to buy the 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lastRenderedPageBreak/>
        <w:t>necessary stuff ONCE IN A BLUE MOON (D).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Lỗi sai: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21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CF2B7D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Sửa thành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22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once in a while</w:t>
      </w:r>
    </w:p>
    <w:p w14:paraId="4569A05D" w14:textId="77777777" w:rsidR="00CF2B7D" w:rsidRPr="00CF2B7D" w:rsidRDefault="00CF2B7D" w:rsidP="00CF2B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4 : Viết lại các câu sau dựa các từ gợi ý trong ngoặc để hoàn thành câu trả lời cho các câu hỏi IELTS Speaking Part 1:</w:t>
      </w:r>
    </w:p>
    <w:p w14:paraId="0039D95E" w14:textId="77777777" w:rsidR="00CF2B7D" w:rsidRPr="00CF2B7D" w:rsidRDefault="00CF2B7D" w:rsidP="00CF2B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Ví dụ: 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The hospitality of people in my hometown is the thing that I like most</w:t>
      </w:r>
      <w:r w:rsidRPr="00CF2B7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(KEEN)</w:t>
      </w:r>
    </w:p>
    <w:p w14:paraId="4654ACDC" w14:textId="77777777" w:rsidR="00CF2B7D" w:rsidRPr="00CF2B7D" w:rsidRDefault="00CF2B7D" w:rsidP="00CF2B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⇒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The hospitality of people in my hometown is the thing that I am most keen on.</w:t>
      </w:r>
    </w:p>
    <w:p w14:paraId="3978593A" w14:textId="77777777" w:rsidR="00CF2B7D" w:rsidRPr="00CF2B7D" w:rsidRDefault="00CF2B7D" w:rsidP="00CF2B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23</w:t>
      </w:r>
    </w:p>
    <w:p w14:paraId="5903DE1C" w14:textId="77777777" w:rsidR="00CF2B7D" w:rsidRPr="00CF2B7D" w:rsidRDefault="00CF2B7D" w:rsidP="00CF2B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think having a hobby is significant, for it is a way to relax after working time (PERSPECTIVE ; BLOW)</w:t>
      </w:r>
    </w:p>
    <w:p w14:paraId="0620AA12" w14:textId="7802C558" w:rsidR="00CF2B7D" w:rsidRPr="00CF2B7D" w:rsidRDefault="00CF2B7D" w:rsidP="00CF2B7D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</w:p>
    <w:p w14:paraId="2E2915F5" w14:textId="77777777" w:rsidR="00CF2B7D" w:rsidRPr="00CF2B7D" w:rsidRDefault="00CF2B7D" w:rsidP="00CF2B7D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CF2B7D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CF2B7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CF2B7D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CF2B7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793C324A" w14:textId="77777777" w:rsidR="00CF2B7D" w:rsidRPr="00CF2B7D" w:rsidRDefault="00CF2B7D" w:rsidP="00CF2B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24</w:t>
      </w:r>
    </w:p>
    <w:p w14:paraId="15623C5E" w14:textId="77777777" w:rsidR="00CF2B7D" w:rsidRPr="00CF2B7D" w:rsidRDefault="00CF2B7D" w:rsidP="00CF2B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think being able to play a musical instrument is important to the development of children. (OPINION ; VITAL ROLE)</w:t>
      </w:r>
    </w:p>
    <w:p w14:paraId="2F74BB0C" w14:textId="77777777" w:rsidR="00CF2B7D" w:rsidRPr="00CF2B7D" w:rsidRDefault="00CF2B7D" w:rsidP="00CF2B7D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CF2B7D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CF2B7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CF2B7D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CF2B7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2C389A12" w14:textId="77777777" w:rsidR="00CF2B7D" w:rsidRPr="00CF2B7D" w:rsidRDefault="00CF2B7D" w:rsidP="00CF2B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25</w:t>
      </w:r>
    </w:p>
    <w:p w14:paraId="127B6ECC" w14:textId="77777777" w:rsidR="00CF2B7D" w:rsidRPr="00CF2B7D" w:rsidRDefault="00CF2B7D" w:rsidP="00CF2B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I think I dislike the quietness of my hometown. (ASK ; STAND)</w:t>
      </w:r>
    </w:p>
    <w:p w14:paraId="5E56D444" w14:textId="77777777" w:rsidR="00CF2B7D" w:rsidRPr="00CF2B7D" w:rsidRDefault="00CF2B7D" w:rsidP="00CF2B7D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CF2B7D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CF2B7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CF2B7D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CF2B7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441A0F97" w14:textId="77777777" w:rsidR="00CF2B7D" w:rsidRPr="00CF2B7D" w:rsidRDefault="00CF2B7D" w:rsidP="00CF2B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26</w:t>
      </w:r>
    </w:p>
    <w:p w14:paraId="36D4FA5C" w14:textId="77777777" w:rsidR="00CF2B7D" w:rsidRPr="00CF2B7D" w:rsidRDefault="00CF2B7D" w:rsidP="00CF2B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Although I don't like </w:t>
      </w:r>
      <w:r w:rsidRPr="00CF2B7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Maths</w:t>
      </w:r>
      <w:r w:rsidRPr="00CF2B7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, I think it is very significant to my major which is </w:t>
      </w:r>
      <w:r w:rsidRPr="00CF2B7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Auditing</w:t>
      </w:r>
      <w:r w:rsidRPr="00CF2B7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. (ATTRACT ; BELIEVE)</w:t>
      </w:r>
    </w:p>
    <w:p w14:paraId="2F3B2861" w14:textId="1D59AB72" w:rsidR="00CF2B7D" w:rsidRPr="00CF2B7D" w:rsidRDefault="00CF2B7D" w:rsidP="00CF2B7D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</w:p>
    <w:p w14:paraId="0B88E5FC" w14:textId="77777777" w:rsidR="00CF2B7D" w:rsidRPr="00CF2B7D" w:rsidRDefault="00CF2B7D" w:rsidP="00CF2B7D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CF2B7D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CF2B7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CF2B7D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CF2B7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1DEBB8BC" w14:textId="77777777" w:rsidR="00CF2B7D" w:rsidRPr="00CF2B7D" w:rsidRDefault="00CF2B7D" w:rsidP="00CF2B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5: Chọn từ/cụm từ phù hợp để hoàn thành chỗ trống trong các câu trả lời cho câu hỏi IELTS Speaking Part 1 dưới đây:</w:t>
      </w:r>
    </w:p>
    <w:p w14:paraId="771AC302" w14:textId="77777777" w:rsidR="00CF2B7D" w:rsidRPr="00CF2B7D" w:rsidRDefault="00CF2B7D" w:rsidP="00CF2B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a. </w:t>
      </w:r>
      <w:r w:rsidRPr="00CF2B7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What do you like most about your hometown?</w:t>
      </w:r>
    </w:p>
    <w:p w14:paraId="58B82534" w14:textId="77777777" w:rsidR="00CF2B7D" w:rsidRPr="00CF2B7D" w:rsidRDefault="00CF2B7D" w:rsidP="00CF2B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b. How often do you watch sport?</w:t>
      </w:r>
    </w:p>
    <w:p w14:paraId="2B7810F0" w14:textId="77777777" w:rsidR="00CF2B7D" w:rsidRPr="00CF2B7D" w:rsidRDefault="00CF2B7D" w:rsidP="00CF2B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c. What effect has online shopping had in your country?</w:t>
      </w:r>
    </w:p>
    <w:p w14:paraId="382E80E2" w14:textId="77777777" w:rsidR="00CF2B7D" w:rsidRPr="00CF2B7D" w:rsidRDefault="00CF2B7D" w:rsidP="00CF2B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d. Do you think mathematics is important? </w:t>
      </w:r>
    </w:p>
    <w:p w14:paraId="6B1332B1" w14:textId="77777777" w:rsidR="00CF2B7D" w:rsidRPr="00CF2B7D" w:rsidRDefault="00CF2B7D" w:rsidP="00CF2B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5A8CB346" w14:textId="77777777" w:rsidR="00CF2B7D" w:rsidRPr="00CF2B7D" w:rsidRDefault="00CF2B7D" w:rsidP="00CF2B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a. Hospitality - cope with - gave me a ride - helpful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The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27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hospitality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of people in my hometown is the thing that I am most interested in. I remember the time when I missed the last bus to the airport, my neighbour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28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gave me a ride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to the final destination without complaining. Also, I find them really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29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helpful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since they are always willing to help me whenever I have to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30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cope with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financial problems.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lastRenderedPageBreak/>
        <w:t>b. lost interest in - so - once in a blue moon - since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I watch sports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31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once in a blue moon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, just on special occasions such as international competitions. I have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32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lost interest in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watching matches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33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since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I started working full time,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34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so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I only have the chance to watch sports with my loved ones in family gatherings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c. fan - economical - seems - shopaholics - advances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It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35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seems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to me that the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36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advances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in technology have made a huge impact on the shopping habits of many Vietnamese people. A great number of people in my country now become a big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37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fan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of online shopping because it is not only convenient but it is also an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38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economical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choice to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39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shopaholics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who want to save money.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d. Calculations - complex formulas - personal - multiplication - significant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Well, my major is Accountancy, so my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40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personal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view is that Maths is very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41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significant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. In fact, I generally have to cope with a lot of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42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complex formulas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, not just addition, subtraction,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43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multiplication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or division. Therefore, I believe that being excellent at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44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calculations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will support me in solving the problems.</w:t>
      </w:r>
    </w:p>
    <w:p w14:paraId="62C671C0" w14:textId="77777777" w:rsidR="00CF2B7D" w:rsidRPr="00CF2B7D" w:rsidRDefault="00CF2B7D" w:rsidP="00CF2B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6: Sắp xếp các câu sau để hoàn thành phần trả lời cho đề bài IELTS SPEAKING PART 1 dưới đây</w:t>
      </w:r>
    </w:p>
    <w:p w14:paraId="7206AD1C" w14:textId="77777777" w:rsidR="00CF2B7D" w:rsidRPr="00CF2B7D" w:rsidRDefault="00CF2B7D" w:rsidP="00CF2B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Do you think it is important to play a sport?</w:t>
      </w:r>
    </w:p>
    <w:p w14:paraId="052C0DA0" w14:textId="77777777" w:rsidR="00CF2B7D" w:rsidRPr="00CF2B7D" w:rsidRDefault="00CF2B7D" w:rsidP="00CF2B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Is there anything you dislike about your hometown?</w:t>
      </w:r>
    </w:p>
    <w:p w14:paraId="06136FBF" w14:textId="77777777" w:rsidR="00CF2B7D" w:rsidRPr="00CF2B7D" w:rsidRDefault="00CF2B7D" w:rsidP="00CF2B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a. 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Of course./ is vital / taking up a sport/ I believe that/ to everyone. 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CF2B7D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45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Of course. I believe that taking up a sport is vital to everyone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. 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Practicing sports/ diseases such as/ reduces the risk of/ regularly/ obesity and heart attack. 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CF2B7D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46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Practicing sports regularly reduces the risk of diseases such as obesity and heart attack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. 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Also, it/ in good shape/ and recharges my battery/ keeps me/ after a long day of work.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CF2B7D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47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Also, it keeps me in good shape and recharges my battery after a long day of work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.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b. 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If you ask me,/ the quietness of/I cannot stand/ my hometown. 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CF2B7D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48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If you ask me, I cannot stand the quietness of my hometown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. 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Because it/ there isn't/ and the streets/ a shopping mall/ is sparsely populated,/ or a recreational center / are not bustling/ as well. 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CF2B7D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49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Because it is sparsely populated, there isn't a shopping mall or a recreational 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lastRenderedPageBreak/>
        <w:t>center and the streets are not bustling as well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. 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However,/ it will change gradually/I believe that/ a charming place/ with far more/ and soon become/ attractive destinations.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CF2B7D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CF2B7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50</w:t>
      </w:r>
      <w:r w:rsidRPr="00CF2B7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However, I believe that it will change gradually and soon become a charming place with far more attractive destinations</w:t>
      </w:r>
      <w:r w:rsidRPr="00CF2B7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.</w:t>
      </w:r>
    </w:p>
    <w:p w14:paraId="2DA1ED6C" w14:textId="77777777" w:rsidR="00713EF5" w:rsidRDefault="00713EF5"/>
    <w:sectPr w:rsidR="00713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B7D"/>
    <w:rsid w:val="00375AE7"/>
    <w:rsid w:val="00713EF5"/>
    <w:rsid w:val="00CF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B25FBB"/>
  <w15:chartTrackingRefBased/>
  <w15:docId w15:val="{11A39211-B66A-4DC8-B8FA-011C5C2ED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4">
    <w:name w:val="heading 4"/>
    <w:basedOn w:val="Binhthng"/>
    <w:link w:val="u4Char"/>
    <w:uiPriority w:val="9"/>
    <w:qFormat/>
    <w:rsid w:val="00CF2B7D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4Char">
    <w:name w:val="Đầu đề 4 Char"/>
    <w:basedOn w:val="Phngmcinhcuaoanvn"/>
    <w:link w:val="u4"/>
    <w:uiPriority w:val="9"/>
    <w:rsid w:val="00CF2B7D"/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CF2B7D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styleId="Manh">
    <w:name w:val="Strong"/>
    <w:basedOn w:val="Phngmcinhcuaoanvn"/>
    <w:uiPriority w:val="22"/>
    <w:qFormat/>
    <w:rsid w:val="00CF2B7D"/>
    <w:rPr>
      <w:b/>
      <w:bCs/>
    </w:rPr>
  </w:style>
  <w:style w:type="character" w:customStyle="1" w:styleId="replacement">
    <w:name w:val="replacement"/>
    <w:basedOn w:val="Phngmcinhcuaoanvn"/>
    <w:rsid w:val="00CF2B7D"/>
  </w:style>
  <w:style w:type="character" w:customStyle="1" w:styleId="txt-correct-answer">
    <w:name w:val="txt-correct-answer"/>
    <w:basedOn w:val="Phngmcinhcuaoanvn"/>
    <w:rsid w:val="00CF2B7D"/>
  </w:style>
  <w:style w:type="character" w:customStyle="1" w:styleId="float-left">
    <w:name w:val="float-left"/>
    <w:basedOn w:val="Phngmcinhcuaoanvn"/>
    <w:rsid w:val="00CF2B7D"/>
  </w:style>
  <w:style w:type="character" w:customStyle="1" w:styleId="question-number">
    <w:name w:val="question-number"/>
    <w:basedOn w:val="Phngmcinhcuaoanvn"/>
    <w:rsid w:val="00CF2B7D"/>
  </w:style>
  <w:style w:type="paragraph" w:customStyle="1" w:styleId="text-left">
    <w:name w:val="text-left"/>
    <w:basedOn w:val="Binhthng"/>
    <w:rsid w:val="00CF2B7D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inline-block">
    <w:name w:val="inline-block"/>
    <w:basedOn w:val="Phngmcinhcuaoanvn"/>
    <w:rsid w:val="00CF2B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5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312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607256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336310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51547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58522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0296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81764642">
                      <w:marLeft w:val="0"/>
                      <w:marRight w:val="0"/>
                      <w:marTop w:val="0"/>
                      <w:marBottom w:val="0"/>
                      <w:divBdr>
                        <w:top w:val="dashed" w:sz="6" w:space="0" w:color="CDCDCD"/>
                        <w:left w:val="dashed" w:sz="6" w:space="0" w:color="CDCDCD"/>
                        <w:bottom w:val="dashed" w:sz="6" w:space="0" w:color="CDCDCD"/>
                        <w:right w:val="dashed" w:sz="6" w:space="0" w:color="CDCDCD"/>
                      </w:divBdr>
                    </w:div>
                  </w:divsChild>
                </w:div>
                <w:div w:id="12478062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0082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8066493">
                      <w:marLeft w:val="0"/>
                      <w:marRight w:val="0"/>
                      <w:marTop w:val="0"/>
                      <w:marBottom w:val="0"/>
                      <w:divBdr>
                        <w:top w:val="dashed" w:sz="6" w:space="0" w:color="CDCDCD"/>
                        <w:left w:val="dashed" w:sz="6" w:space="0" w:color="CDCDCD"/>
                        <w:bottom w:val="dashed" w:sz="6" w:space="0" w:color="CDCDCD"/>
                        <w:right w:val="dashed" w:sz="6" w:space="0" w:color="CDCDCD"/>
                      </w:divBdr>
                    </w:div>
                  </w:divsChild>
                </w:div>
                <w:div w:id="10758572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6795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396257">
                      <w:marLeft w:val="0"/>
                      <w:marRight w:val="0"/>
                      <w:marTop w:val="0"/>
                      <w:marBottom w:val="0"/>
                      <w:divBdr>
                        <w:top w:val="dashed" w:sz="6" w:space="0" w:color="CDCDCD"/>
                        <w:left w:val="dashed" w:sz="6" w:space="0" w:color="CDCDCD"/>
                        <w:bottom w:val="dashed" w:sz="6" w:space="0" w:color="CDCDCD"/>
                        <w:right w:val="dashed" w:sz="6" w:space="0" w:color="CDCDCD"/>
                      </w:divBdr>
                    </w:div>
                  </w:divsChild>
                </w:div>
                <w:div w:id="1418330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0524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9820219">
                      <w:marLeft w:val="0"/>
                      <w:marRight w:val="0"/>
                      <w:marTop w:val="0"/>
                      <w:marBottom w:val="0"/>
                      <w:divBdr>
                        <w:top w:val="dashed" w:sz="6" w:space="0" w:color="CDCDCD"/>
                        <w:left w:val="dashed" w:sz="6" w:space="0" w:color="CDCDCD"/>
                        <w:bottom w:val="dashed" w:sz="6" w:space="0" w:color="CDCDCD"/>
                        <w:right w:val="dashed" w:sz="6" w:space="0" w:color="CDCDCD"/>
                      </w:divBdr>
                    </w:div>
                  </w:divsChild>
                </w:div>
                <w:div w:id="7996913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2298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597174">
                      <w:marLeft w:val="0"/>
                      <w:marRight w:val="0"/>
                      <w:marTop w:val="0"/>
                      <w:marBottom w:val="0"/>
                      <w:divBdr>
                        <w:top w:val="dashed" w:sz="6" w:space="0" w:color="CDCDCD"/>
                        <w:left w:val="dashed" w:sz="6" w:space="0" w:color="CDCDCD"/>
                        <w:bottom w:val="dashed" w:sz="6" w:space="0" w:color="CDCDCD"/>
                        <w:right w:val="dashed" w:sz="6" w:space="0" w:color="CDCDCD"/>
                      </w:divBdr>
                    </w:div>
                  </w:divsChild>
                </w:div>
                <w:div w:id="4248866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1832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3995678">
                      <w:marLeft w:val="0"/>
                      <w:marRight w:val="0"/>
                      <w:marTop w:val="0"/>
                      <w:marBottom w:val="0"/>
                      <w:divBdr>
                        <w:top w:val="dashed" w:sz="6" w:space="0" w:color="CDCDCD"/>
                        <w:left w:val="dashed" w:sz="6" w:space="0" w:color="CDCDCD"/>
                        <w:bottom w:val="dashed" w:sz="6" w:space="0" w:color="CDCDCD"/>
                        <w:right w:val="dashed" w:sz="6" w:space="0" w:color="CDCDCD"/>
                      </w:divBdr>
                    </w:div>
                  </w:divsChild>
                </w:div>
              </w:divsChild>
            </w:div>
          </w:divsChild>
        </w:div>
        <w:div w:id="12644577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03536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936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7346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43620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2153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730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8231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0089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22652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6695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387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2208750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4776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36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2781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56429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58179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4806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46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3647476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5593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2409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46435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0519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31591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2916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0104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4723614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4730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8905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93987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7351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31696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2658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119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1159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36017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54245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978376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923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2023-08-02T14:22:00Z</dcterms:created>
  <dcterms:modified xsi:type="dcterms:W3CDTF">2023-08-02T14:23:00Z</dcterms:modified>
</cp:coreProperties>
</file>